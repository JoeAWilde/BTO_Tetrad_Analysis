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9880793" w14:textId="77777777" w:rsidR="00AC1E9E" w:rsidRDefault="00F817BE">
      <w:pPr>
        <w:pStyle w:val="Title"/>
      </w:pPr>
      <w:r>
        <w:t xml:space="preserve">Shifts in the Relative Abundance of Pheasants </w:t>
      </w:r>
      <w:r>
        <w:rPr>
          <w:i/>
          <w:iCs/>
        </w:rPr>
        <w:t>Phasianus colchicus</w:t>
      </w:r>
      <w:r>
        <w:t xml:space="preserve"> in Relation to Protected Areas</w:t>
      </w:r>
    </w:p>
    <w:p w14:paraId="5297656C" w14:textId="77777777" w:rsidR="00AC1E9E" w:rsidRDefault="00F817BE">
      <w:pPr>
        <w:pStyle w:val="Author"/>
      </w:pPr>
      <w:r>
        <w:t>Luke Ozsanlav-Harris &amp; Joah Madden</w:t>
      </w:r>
    </w:p>
    <w:p w14:paraId="151AC3F8" w14:textId="77777777" w:rsidR="00AC1E9E" w:rsidRDefault="00F817BE">
      <w:pPr>
        <w:pStyle w:val="Date"/>
      </w:pPr>
      <w:r>
        <w:t>2023-07-03</w:t>
      </w:r>
    </w:p>
    <w:p w14:paraId="3EDCAB81" w14:textId="77777777" w:rsidR="00AC1E9E" w:rsidRDefault="00AC1E9E" w:rsidP="0026760F">
      <w:pPr>
        <w:pStyle w:val="TOCHeading"/>
      </w:pPr>
    </w:p>
    <w:p w14:paraId="32AC465C" w14:textId="77777777" w:rsidR="00AC1E9E" w:rsidRDefault="00F817BE">
      <w:pPr>
        <w:pStyle w:val="Heading1"/>
      </w:pPr>
      <w:bookmarkStart w:id="0" w:name="summary"/>
      <w:r>
        <w:t>1. Summary</w:t>
      </w:r>
    </w:p>
    <w:p w14:paraId="161410BD" w14:textId="3B34145A" w:rsidR="00AC1E9E" w:rsidRDefault="00F817BE">
      <w:pPr>
        <w:pStyle w:val="FirstParagraph"/>
      </w:pPr>
      <w:r>
        <w:t xml:space="preserve">After release pheasants </w:t>
      </w:r>
      <w:r>
        <w:rPr>
          <w:i/>
          <w:iCs/>
        </w:rPr>
        <w:t>Phasianus colchicus</w:t>
      </w:r>
      <w:r>
        <w:t xml:space="preserve"> can disperse into the wider environment with management trying to slow down this diffusion beyond the bounds of the shoot. Protected areas might be sites that dispersing pheasants are attracted too due to respite from shooting and suitable habitat for overwintering and/or breeding. Using tetrad survey data from </w:t>
      </w:r>
      <w:r w:rsidR="001F5213">
        <w:t>four county-level bird atlas surveys</w:t>
      </w:r>
      <w:r>
        <w:t xml:space="preserve"> </w:t>
      </w:r>
      <w:r w:rsidR="00470D60">
        <w:t xml:space="preserve">during </w:t>
      </w:r>
      <w:r>
        <w:t xml:space="preserve">2007-2011 </w:t>
      </w:r>
      <w:r w:rsidR="00A27E81">
        <w:t>it is possible to</w:t>
      </w:r>
      <w:r>
        <w:t xml:space="preserve"> assess whether there are relative movements of pheasants towards tetrads with high protected area coverage between the winter and breeding season. We used a generalised linear mixed effects model to examine the relationships between relative pheasant abundance and protected area coverage. We found varying results between the four counties but no strong evidence in any county that there was a net movement of pheasants into tetrads with higher protected area coverage</w:t>
      </w:r>
      <w:r w:rsidR="001F5213">
        <w:t xml:space="preserve"> from winter to summer</w:t>
      </w:r>
      <w:r>
        <w:t>. In fact</w:t>
      </w:r>
      <w:r w:rsidR="001F5213">
        <w:t>,</w:t>
      </w:r>
      <w:r>
        <w:t xml:space="preserve"> we found the opposite in two counties (Cornwall and Devon) with signs of relative shifts in pheasants</w:t>
      </w:r>
      <w:r w:rsidR="001F5213">
        <w:t>’</w:t>
      </w:r>
      <w:r>
        <w:t xml:space="preserve"> abundance towards tetrads with lower protected area coverage. There are a number of important caveats to this work that we highlight at the end of this report, including the use of coarse categorical data, spatial autocorrelation in the model and the assumption of constant survival </w:t>
      </w:r>
      <w:r w:rsidR="001F5213">
        <w:t xml:space="preserve">within </w:t>
      </w:r>
      <w:r>
        <w:t>counties.</w:t>
      </w:r>
    </w:p>
    <w:p w14:paraId="1AD2E9EB" w14:textId="77777777" w:rsidR="00AC1E9E" w:rsidRDefault="00F817BE">
      <w:r>
        <w:br w:type="page"/>
      </w:r>
    </w:p>
    <w:p w14:paraId="2864AC3F" w14:textId="77777777" w:rsidR="00AC1E9E" w:rsidRDefault="00F817BE">
      <w:pPr>
        <w:pStyle w:val="Heading1"/>
      </w:pPr>
      <w:bookmarkStart w:id="1" w:name="introduction"/>
      <w:bookmarkEnd w:id="0"/>
      <w:r>
        <w:lastRenderedPageBreak/>
        <w:t>2. Introduction</w:t>
      </w:r>
    </w:p>
    <w:p w14:paraId="3930B87D" w14:textId="4ECA3446" w:rsidR="00AC1E9E" w:rsidRDefault="00F817BE">
      <w:pPr>
        <w:pStyle w:val="FirstParagraph"/>
      </w:pPr>
      <w:r>
        <w:t>Pheasants are released across the UK for shooting during the winter months. After release, pheasants can move away from the release sites (</w:t>
      </w:r>
      <w:hyperlink w:anchor="ref-hill1987">
        <w:r>
          <w:rPr>
            <w:rStyle w:val="Hyperlink"/>
          </w:rPr>
          <w:t>Hill and Ridley 1987</w:t>
        </w:r>
      </w:hyperlink>
      <w:r>
        <w:t>) while game management aims to keep the majority of pheasants within areas where shooting will take place</w:t>
      </w:r>
      <w:r w:rsidR="001F5213">
        <w:t xml:space="preserve"> </w:t>
      </w:r>
      <w:r w:rsidR="00A27E81">
        <w:t>[Add Ref]</w:t>
      </w:r>
      <w:r w:rsidR="001F5213">
        <w:t>(GCT 1996)</w:t>
      </w:r>
      <w:r>
        <w:t xml:space="preserve">. </w:t>
      </w:r>
      <w:r w:rsidR="001F5213">
        <w:t>P</w:t>
      </w:r>
      <w:r>
        <w:t>rotected areas may provide attractive areas for dispersing individuals to move into</w:t>
      </w:r>
      <w:r w:rsidR="001F5213">
        <w:t>,</w:t>
      </w:r>
      <w:r>
        <w:t xml:space="preserve"> provid</w:t>
      </w:r>
      <w:r w:rsidR="001F5213">
        <w:t>ing a</w:t>
      </w:r>
      <w:r>
        <w:t xml:space="preserve"> refuge from shooting activities or suitable wintering/breeding </w:t>
      </w:r>
      <w:r w:rsidR="001F5213">
        <w:t>habitats</w:t>
      </w:r>
      <w:r>
        <w:t>.</w:t>
      </w:r>
      <w:r w:rsidR="001F5213">
        <w:t xml:space="preserve"> Such immigration may be concerning because of the </w:t>
      </w:r>
      <w:r w:rsidR="00A27E81">
        <w:t xml:space="preserve">ecological </w:t>
      </w:r>
      <w:r w:rsidR="001F5213">
        <w:t>damage that the</w:t>
      </w:r>
      <w:r w:rsidR="00A27E81">
        <w:t>se</w:t>
      </w:r>
      <w:r w:rsidR="001F5213">
        <w:t xml:space="preserve"> birds</w:t>
      </w:r>
      <w:r>
        <w:t xml:space="preserve"> </w:t>
      </w:r>
      <w:r w:rsidR="001F5213">
        <w:t xml:space="preserve">may exert </w:t>
      </w:r>
      <w:r w:rsidR="00B90CBB">
        <w:t xml:space="preserve">in </w:t>
      </w:r>
      <w:r w:rsidR="00A27E81">
        <w:t>protected</w:t>
      </w:r>
      <w:r w:rsidR="00B90CBB">
        <w:t xml:space="preserve"> areas </w:t>
      </w:r>
      <w:r w:rsidR="001F5213">
        <w:t xml:space="preserve">via direct negative effects including nutrient enrichment through defecation, predation of local native fauna, trampling damage to flora, </w:t>
      </w:r>
      <w:r w:rsidR="00A27E81">
        <w:t>vectors of</w:t>
      </w:r>
      <w:r w:rsidR="001F5213">
        <w:t xml:space="preserve"> disease and/or supporting local abundances of generalist predators </w:t>
      </w:r>
      <w:r w:rsidR="00B90CBB">
        <w:t>as prey (Revie</w:t>
      </w:r>
      <w:r w:rsidR="005A247B">
        <w:t>w</w:t>
      </w:r>
      <w:r w:rsidR="00B90CBB">
        <w:t>ed by Madden &amp; Sage 2020, Mason et al. 2020, Sage et al. 2020)</w:t>
      </w:r>
      <w:r w:rsidR="00A27E81">
        <w:t xml:space="preserve"> [Add Ref]</w:t>
      </w:r>
      <w:r w:rsidR="00B90CBB">
        <w:t>.</w:t>
      </w:r>
      <w:r w:rsidR="001F5213">
        <w:t xml:space="preserve"> </w:t>
      </w:r>
      <w:r>
        <w:t xml:space="preserve">One way to assess whether released pheasants are moving into protected areas would be to examine whether there are relative shifts in the abundance of Pheasants </w:t>
      </w:r>
      <w:r w:rsidR="00B90CBB">
        <w:t xml:space="preserve">from areas where they are released and retained </w:t>
      </w:r>
      <w:r w:rsidR="00026ED0">
        <w:t>(</w:t>
      </w:r>
      <w:r w:rsidR="00B90CBB">
        <w:t xml:space="preserve">late-summer </w:t>
      </w:r>
      <w:r w:rsidR="00026ED0">
        <w:t>to late winter)</w:t>
      </w:r>
      <w:r w:rsidR="00B90CBB">
        <w:t xml:space="preserve">, </w:t>
      </w:r>
      <w:r>
        <w:t>towards protected areas</w:t>
      </w:r>
      <w:r w:rsidR="00B90CBB">
        <w:t xml:space="preserve"> in the breeding season (late spring/early summer) after shooting and game management has predominantly ceased</w:t>
      </w:r>
      <w:r>
        <w:t>.</w:t>
      </w:r>
    </w:p>
    <w:p w14:paraId="1D2277D1" w14:textId="71208760" w:rsidR="00AC1E9E" w:rsidRDefault="00F817BE">
      <w:pPr>
        <w:pStyle w:val="BodyText"/>
      </w:pPr>
      <w:r>
        <w:t>During 2007-2011 the BTO organised volunteer surveys of all birds during the winter and breeding periods (</w:t>
      </w:r>
      <w:hyperlink w:anchor="ref-balmer2013">
        <w:r>
          <w:rPr>
            <w:rStyle w:val="Hyperlink"/>
          </w:rPr>
          <w:t>Balmer et al. 2013</w:t>
        </w:r>
      </w:hyperlink>
      <w:r>
        <w:t>). This survey data is recorded at the tetrad level (2km</w:t>
      </w:r>
      <w:r w:rsidR="00026ED0">
        <w:t xml:space="preserve"> </w:t>
      </w:r>
      <w:r>
        <w:t>x</w:t>
      </w:r>
      <w:r w:rsidR="00026ED0">
        <w:t xml:space="preserve"> </w:t>
      </w:r>
      <w:r>
        <w:t xml:space="preserve">2km squares) across the UK and contains data on gamebirds, including Pheasants. This data allows pheasant abundance to be compared between winter, when shooting typically takes place, and summer, when breeding takes place but the next </w:t>
      </w:r>
      <w:r w:rsidR="005A247B">
        <w:t xml:space="preserve">cohort </w:t>
      </w:r>
      <w:r>
        <w:t xml:space="preserve">of reared pheasants have </w:t>
      </w:r>
      <w:r w:rsidR="005A247B">
        <w:t>yet to be</w:t>
      </w:r>
      <w:r>
        <w:t xml:space="preserve"> released. Between these two time periods the number of pheasants will have decreased overall</w:t>
      </w:r>
      <w:r w:rsidR="005A247B">
        <w:t xml:space="preserve">, </w:t>
      </w:r>
      <w:r>
        <w:t>due to natural mortality and shooting</w:t>
      </w:r>
      <w:r w:rsidR="005A247B">
        <w:t>, to levels ~15% of those released</w:t>
      </w:r>
      <w:r>
        <w:t xml:space="preserve"> </w:t>
      </w:r>
      <w:r w:rsidR="005A247B">
        <w:t>(Madden et al. 2018)</w:t>
      </w:r>
      <w:r w:rsidR="00A27E81">
        <w:t xml:space="preserve"> [Add Ref]</w:t>
      </w:r>
      <w:r w:rsidR="005A247B">
        <w:t>.  T</w:t>
      </w:r>
      <w:r>
        <w:t>herefore</w:t>
      </w:r>
      <w:r w:rsidR="005A247B">
        <w:t>,</w:t>
      </w:r>
      <w:r>
        <w:t xml:space="preserve"> we are interested in changes in the relative abundance. If pheasants are </w:t>
      </w:r>
      <w:r w:rsidR="005A247B">
        <w:t xml:space="preserve">dispersing </w:t>
      </w:r>
      <w:r>
        <w:t xml:space="preserve">towards protected areas then we would expect increases in the relative abundance between winter and summer in tetrads </w:t>
      </w:r>
      <w:r w:rsidR="005A247B">
        <w:t xml:space="preserve">containing </w:t>
      </w:r>
      <w:r>
        <w:t xml:space="preserve">higher </w:t>
      </w:r>
      <w:r w:rsidR="005A247B">
        <w:t>percentage</w:t>
      </w:r>
      <w:r w:rsidR="00026ED0">
        <w:t xml:space="preserve"> cover</w:t>
      </w:r>
      <w:r w:rsidR="005A247B">
        <w:t xml:space="preserve"> of </w:t>
      </w:r>
      <w:r>
        <w:t>protected area</w:t>
      </w:r>
      <w:r w:rsidR="00026ED0">
        <w:t>s</w:t>
      </w:r>
      <w:r>
        <w:t>.</w:t>
      </w:r>
    </w:p>
    <w:p w14:paraId="4E5B4FB0" w14:textId="77777777" w:rsidR="00AC1E9E" w:rsidRDefault="00F817BE">
      <w:pPr>
        <w:pStyle w:val="Heading1"/>
      </w:pPr>
      <w:bookmarkStart w:id="2" w:name="methods"/>
      <w:bookmarkEnd w:id="1"/>
      <w:r>
        <w:t>3. Methods</w:t>
      </w:r>
    </w:p>
    <w:p w14:paraId="200CE6B6" w14:textId="77777777" w:rsidR="00AC1E9E" w:rsidRDefault="0026760F">
      <w:pPr>
        <w:pStyle w:val="Heading3"/>
      </w:pPr>
      <w:bookmarkStart w:id="3" w:name="data-sets"/>
      <w:r>
        <w:t>3</w:t>
      </w:r>
      <w:r w:rsidR="00F817BE">
        <w:t>.1 Data sets</w:t>
      </w:r>
    </w:p>
    <w:p w14:paraId="29FB8A71" w14:textId="77777777" w:rsidR="00AC1E9E" w:rsidRDefault="00F817BE">
      <w:pPr>
        <w:pStyle w:val="Compact"/>
        <w:numPr>
          <w:ilvl w:val="0"/>
          <w:numId w:val="2"/>
        </w:numPr>
      </w:pPr>
      <w:r>
        <w:t>BTO tetrad data for the abundance of Pheasants for Cornwall, Devon, Berkshire and Hertfordshire</w:t>
      </w:r>
    </w:p>
    <w:p w14:paraId="31FADEFA" w14:textId="77777777" w:rsidR="00AC1E9E" w:rsidRDefault="00F817BE">
      <w:pPr>
        <w:pStyle w:val="Compact"/>
        <w:numPr>
          <w:ilvl w:val="0"/>
          <w:numId w:val="2"/>
        </w:numPr>
      </w:pPr>
      <w:r>
        <w:t>UK protected area outlines, this included SPAs, SACs, RAMARs and SSSIs</w:t>
      </w:r>
    </w:p>
    <w:p w14:paraId="0048F311" w14:textId="1FDBAECA" w:rsidR="00AC1E9E" w:rsidRDefault="00F817BE">
      <w:pPr>
        <w:pStyle w:val="Compact"/>
        <w:numPr>
          <w:ilvl w:val="0"/>
          <w:numId w:val="2"/>
        </w:numPr>
      </w:pPr>
      <w:r>
        <w:t>UK CEH Landcover data (</w:t>
      </w:r>
      <w:r w:rsidR="00A27E81">
        <w:t>1km</w:t>
      </w:r>
      <w:r w:rsidR="00026ED0">
        <w:t xml:space="preserve"> </w:t>
      </w:r>
      <w:r w:rsidR="00A27E81">
        <w:t>x</w:t>
      </w:r>
      <w:r w:rsidR="00026ED0">
        <w:t xml:space="preserve"> </w:t>
      </w:r>
      <w:r w:rsidR="00A27E81">
        <w:t xml:space="preserve">1km </w:t>
      </w:r>
      <w:r>
        <w:t xml:space="preserve">spatial resolution) designating each pixel to one of </w:t>
      </w:r>
      <w:r w:rsidR="00A27E81">
        <w:t xml:space="preserve">10 amalgamated </w:t>
      </w:r>
      <w:r>
        <w:t>habitat categories (</w:t>
      </w:r>
      <w:hyperlink w:anchor="ref-morton2014">
        <w:r>
          <w:rPr>
            <w:rStyle w:val="Hyperlink"/>
          </w:rPr>
          <w:t>Morton et al. 2014</w:t>
        </w:r>
      </w:hyperlink>
      <w:r>
        <w:t>)</w:t>
      </w:r>
    </w:p>
    <w:p w14:paraId="09A18947" w14:textId="77777777" w:rsidR="00AC1E9E" w:rsidRDefault="0026760F">
      <w:pPr>
        <w:pStyle w:val="Heading3"/>
      </w:pPr>
      <w:bookmarkStart w:id="4" w:name="spatial-calculations"/>
      <w:bookmarkEnd w:id="3"/>
      <w:r>
        <w:t>3</w:t>
      </w:r>
      <w:r w:rsidR="00F817BE">
        <w:t>.2 Spatial Calculations</w:t>
      </w:r>
    </w:p>
    <w:p w14:paraId="151C21D1" w14:textId="7DC297B2" w:rsidR="00AC1E9E" w:rsidRDefault="00F817BE">
      <w:pPr>
        <w:pStyle w:val="FirstParagraph"/>
      </w:pPr>
      <w:r>
        <w:t xml:space="preserve">For each of the tetrads (n = 3442) across the four counties examined we determined the proportion of the 2x2km squares that were covered by any type protected area (see </w:t>
      </w:r>
      <w:hyperlink w:anchor="fig-tetrads">
        <w:r>
          <w:rPr>
            <w:rStyle w:val="Hyperlink"/>
          </w:rPr>
          <w:t>Figure 1</w:t>
        </w:r>
      </w:hyperlink>
      <w:r>
        <w:t>) and by each of the habitat classes. The UK CEH land cover data set contains 21 habitat categories but we used a</w:t>
      </w:r>
      <w:r w:rsidR="00A27E81">
        <w:t>n</w:t>
      </w:r>
      <w:r>
        <w:t xml:space="preserve"> </w:t>
      </w:r>
      <w:r w:rsidR="00A27E81">
        <w:t xml:space="preserve">amalgamated </w:t>
      </w:r>
      <w:r>
        <w:t>version that contained the f</w:t>
      </w:r>
      <w:r w:rsidR="00D92ED6">
        <w:t>ollowing 10</w:t>
      </w:r>
      <w:r>
        <w:t xml:space="preserve"> </w:t>
      </w:r>
      <w:r>
        <w:lastRenderedPageBreak/>
        <w:t xml:space="preserve">habitat categories: broadleaf woodland, coniferous woodland, arable, improved grassland, </w:t>
      </w:r>
      <w:r w:rsidR="00D92ED6">
        <w:t xml:space="preserve">semi natural grassland, </w:t>
      </w:r>
      <w:r>
        <w:t xml:space="preserve">mountain/uplands, saltwater, </w:t>
      </w:r>
      <w:r w:rsidR="00D92ED6">
        <w:t xml:space="preserve">freshwater, </w:t>
      </w:r>
      <w:r>
        <w:t>coastal and built up. We also calculated the Shannon diversity index for habitats in each tetrad with higher index values relating to more diverse and varied habitats within the tetrad.</w:t>
      </w:r>
    </w:p>
    <w:tbl>
      <w:tblPr>
        <w:tblStyle w:val="Table"/>
        <w:tblW w:w="5000" w:type="pct"/>
        <w:tblLook w:val="0000" w:firstRow="0" w:lastRow="0" w:firstColumn="0" w:lastColumn="0" w:noHBand="0" w:noVBand="0"/>
      </w:tblPr>
      <w:tblGrid>
        <w:gridCol w:w="9576"/>
      </w:tblGrid>
      <w:tr w:rsidR="00AC1E9E" w14:paraId="59C4D9BE" w14:textId="77777777">
        <w:tc>
          <w:tcPr>
            <w:tcW w:w="0" w:type="auto"/>
          </w:tcPr>
          <w:p w14:paraId="734A198B" w14:textId="77777777" w:rsidR="00AC1E9E" w:rsidRDefault="00F817BE">
            <w:pPr>
              <w:jc w:val="center"/>
            </w:pPr>
            <w:bookmarkStart w:id="5" w:name="fig-tetrads"/>
            <w:r>
              <w:rPr>
                <w:noProof/>
                <w:lang w:val="en-GB" w:eastAsia="en-GB"/>
              </w:rPr>
              <w:drawing>
                <wp:inline distT="0" distB="0" distL="0" distR="0" wp14:anchorId="620C859D" wp14:editId="156EC1D6">
                  <wp:extent cx="5334000" cy="3413254"/>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images/PA_Tetrad_HeatMap.png"/>
                          <pic:cNvPicPr>
                            <a:picLocks noChangeAspect="1" noChangeArrowheads="1"/>
                          </pic:cNvPicPr>
                        </pic:nvPicPr>
                        <pic:blipFill>
                          <a:blip r:embed="rId7"/>
                          <a:stretch>
                            <a:fillRect/>
                          </a:stretch>
                        </pic:blipFill>
                        <pic:spPr bwMode="auto">
                          <a:xfrm>
                            <a:off x="0" y="0"/>
                            <a:ext cx="5334000" cy="3413254"/>
                          </a:xfrm>
                          <a:prstGeom prst="rect">
                            <a:avLst/>
                          </a:prstGeom>
                          <a:noFill/>
                          <a:ln w="9525">
                            <a:noFill/>
                            <a:headEnd/>
                            <a:tailEnd/>
                          </a:ln>
                        </pic:spPr>
                      </pic:pic>
                    </a:graphicData>
                  </a:graphic>
                </wp:inline>
              </w:drawing>
            </w:r>
          </w:p>
          <w:p w14:paraId="7CC2D726" w14:textId="77777777" w:rsidR="00AC1E9E" w:rsidRDefault="00F817BE">
            <w:pPr>
              <w:pStyle w:val="ImageCaption"/>
              <w:spacing w:before="200"/>
            </w:pPr>
            <w:r>
              <w:t>Figure 1: The proportion of each tetrad in Cornwall, Devon, Berkshire and Hertfordshire covered by protected areas</w:t>
            </w:r>
          </w:p>
        </w:tc>
        <w:bookmarkEnd w:id="5"/>
      </w:tr>
    </w:tbl>
    <w:p w14:paraId="6FE2417C" w14:textId="77777777" w:rsidR="00AC1E9E" w:rsidRDefault="0026760F">
      <w:pPr>
        <w:pStyle w:val="Heading3"/>
      </w:pPr>
      <w:bookmarkStart w:id="6" w:name="statistical-modelling"/>
      <w:bookmarkEnd w:id="4"/>
      <w:r>
        <w:t>3</w:t>
      </w:r>
      <w:r w:rsidR="00F817BE">
        <w:t>.3 Statistical Modelling</w:t>
      </w:r>
    </w:p>
    <w:p w14:paraId="55F72EBA" w14:textId="77777777" w:rsidR="00AC1E9E" w:rsidRDefault="00F817BE">
      <w:pPr>
        <w:pStyle w:val="FirstParagraph"/>
      </w:pPr>
      <w:r>
        <w:t>Prior to carrying out statistical modelling the abundance data had to be standardised across counties since it was recorded differently for each county. Abundance data were continuous for Cornwall and remained unaltered for modelling. For Devon, Berkshire and Hertfordshire abundance was categorical and these categories were also different for each of the three counties. Therefore we used the midpoint value for each category for use in statistical modelling. Therefore each tetrad had a single continuous value of abundance for winter (</w:t>
      </w:r>
      <w:hyperlink w:anchor="fig-abundwint">
        <w:r>
          <w:rPr>
            <w:rStyle w:val="Hyperlink"/>
          </w:rPr>
          <w:t>Figure 2</w:t>
        </w:r>
      </w:hyperlink>
      <w:r>
        <w:t>) and in summer (</w:t>
      </w:r>
      <w:hyperlink w:anchor="fig-abundsummer">
        <w:r>
          <w:rPr>
            <w:rStyle w:val="Hyperlink"/>
          </w:rPr>
          <w:t>Figure 3</w:t>
        </w:r>
      </w:hyperlink>
      <w:r>
        <w:t>).</w:t>
      </w:r>
    </w:p>
    <w:tbl>
      <w:tblPr>
        <w:tblStyle w:val="Table"/>
        <w:tblW w:w="5000" w:type="pct"/>
        <w:tblLook w:val="0000" w:firstRow="0" w:lastRow="0" w:firstColumn="0" w:lastColumn="0" w:noHBand="0" w:noVBand="0"/>
      </w:tblPr>
      <w:tblGrid>
        <w:gridCol w:w="9576"/>
      </w:tblGrid>
      <w:tr w:rsidR="00AC1E9E" w14:paraId="73007D51" w14:textId="77777777">
        <w:tc>
          <w:tcPr>
            <w:tcW w:w="0" w:type="auto"/>
          </w:tcPr>
          <w:p w14:paraId="06C87901" w14:textId="77777777" w:rsidR="00AC1E9E" w:rsidRDefault="00F817BE">
            <w:pPr>
              <w:jc w:val="center"/>
            </w:pPr>
            <w:bookmarkStart w:id="7" w:name="fig-abundwint"/>
            <w:r>
              <w:rPr>
                <w:noProof/>
                <w:lang w:val="en-GB" w:eastAsia="en-GB"/>
              </w:rPr>
              <w:lastRenderedPageBreak/>
              <w:drawing>
                <wp:inline distT="0" distB="0" distL="0" distR="0" wp14:anchorId="550EF480" wp14:editId="39C6B076">
                  <wp:extent cx="5334000" cy="3413254"/>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images/PA_WintAbund_HeatMap.png"/>
                          <pic:cNvPicPr>
                            <a:picLocks noChangeAspect="1" noChangeArrowheads="1"/>
                          </pic:cNvPicPr>
                        </pic:nvPicPr>
                        <pic:blipFill>
                          <a:blip r:embed="rId8"/>
                          <a:stretch>
                            <a:fillRect/>
                          </a:stretch>
                        </pic:blipFill>
                        <pic:spPr bwMode="auto">
                          <a:xfrm>
                            <a:off x="0" y="0"/>
                            <a:ext cx="5334000" cy="3413254"/>
                          </a:xfrm>
                          <a:prstGeom prst="rect">
                            <a:avLst/>
                          </a:prstGeom>
                          <a:noFill/>
                          <a:ln w="9525">
                            <a:noFill/>
                            <a:headEnd/>
                            <a:tailEnd/>
                          </a:ln>
                        </pic:spPr>
                      </pic:pic>
                    </a:graphicData>
                  </a:graphic>
                </wp:inline>
              </w:drawing>
            </w:r>
          </w:p>
          <w:p w14:paraId="53D6D043" w14:textId="1EB63813" w:rsidR="00AC1E9E" w:rsidRDefault="00F817BE" w:rsidP="00026ED0">
            <w:pPr>
              <w:pStyle w:val="ImageCaption"/>
              <w:spacing w:before="200"/>
            </w:pPr>
            <w:r>
              <w:t xml:space="preserve">Figure 2: Abundance of pheasants </w:t>
            </w:r>
            <w:r w:rsidR="00026ED0">
              <w:t xml:space="preserve">within each survey tetrad </w:t>
            </w:r>
            <w:r>
              <w:t>during the winter BTO 2007-201</w:t>
            </w:r>
            <w:r w:rsidR="00026ED0">
              <w:t>1</w:t>
            </w:r>
            <w:r>
              <w:t xml:space="preserve"> </w:t>
            </w:r>
            <w:r w:rsidR="00026ED0">
              <w:t>bird atlas</w:t>
            </w:r>
            <w:r>
              <w:t xml:space="preserve"> survey</w:t>
            </w:r>
          </w:p>
        </w:tc>
        <w:bookmarkEnd w:id="7"/>
      </w:tr>
    </w:tbl>
    <w:p w14:paraId="74D48A9A" w14:textId="77777777" w:rsidR="00AC1E9E" w:rsidRDefault="00F817BE">
      <w:pPr>
        <w:pStyle w:val="BodyText"/>
      </w:pPr>
      <w:r>
        <w:t xml:space="preserve"> </w:t>
      </w:r>
    </w:p>
    <w:tbl>
      <w:tblPr>
        <w:tblStyle w:val="Table"/>
        <w:tblW w:w="5000" w:type="pct"/>
        <w:tblLook w:val="0000" w:firstRow="0" w:lastRow="0" w:firstColumn="0" w:lastColumn="0" w:noHBand="0" w:noVBand="0"/>
      </w:tblPr>
      <w:tblGrid>
        <w:gridCol w:w="9576"/>
      </w:tblGrid>
      <w:tr w:rsidR="00AC1E9E" w14:paraId="47DB2D24" w14:textId="77777777">
        <w:tc>
          <w:tcPr>
            <w:tcW w:w="0" w:type="auto"/>
          </w:tcPr>
          <w:p w14:paraId="18D631A8" w14:textId="77777777" w:rsidR="00AC1E9E" w:rsidRDefault="00F817BE">
            <w:pPr>
              <w:jc w:val="center"/>
            </w:pPr>
            <w:bookmarkStart w:id="8" w:name="fig-abundsummer"/>
            <w:r>
              <w:rPr>
                <w:noProof/>
                <w:lang w:val="en-GB" w:eastAsia="en-GB"/>
              </w:rPr>
              <w:drawing>
                <wp:inline distT="0" distB="0" distL="0" distR="0" wp14:anchorId="166C702B" wp14:editId="5917D82B">
                  <wp:extent cx="5334000" cy="3413254"/>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images/PA_BreedAbund_HeatMap.png"/>
                          <pic:cNvPicPr>
                            <a:picLocks noChangeAspect="1" noChangeArrowheads="1"/>
                          </pic:cNvPicPr>
                        </pic:nvPicPr>
                        <pic:blipFill>
                          <a:blip r:embed="rId9"/>
                          <a:stretch>
                            <a:fillRect/>
                          </a:stretch>
                        </pic:blipFill>
                        <pic:spPr bwMode="auto">
                          <a:xfrm>
                            <a:off x="0" y="0"/>
                            <a:ext cx="5334000" cy="3413254"/>
                          </a:xfrm>
                          <a:prstGeom prst="rect">
                            <a:avLst/>
                          </a:prstGeom>
                          <a:noFill/>
                          <a:ln w="9525">
                            <a:noFill/>
                            <a:headEnd/>
                            <a:tailEnd/>
                          </a:ln>
                        </pic:spPr>
                      </pic:pic>
                    </a:graphicData>
                  </a:graphic>
                </wp:inline>
              </w:drawing>
            </w:r>
          </w:p>
          <w:p w14:paraId="6C3BA94F" w14:textId="02930683" w:rsidR="00AC1E9E" w:rsidRDefault="00F817BE" w:rsidP="00026ED0">
            <w:pPr>
              <w:pStyle w:val="ImageCaption"/>
              <w:spacing w:before="200"/>
            </w:pPr>
            <w:r>
              <w:t xml:space="preserve">Figure 3: </w:t>
            </w:r>
            <w:r w:rsidR="00026ED0">
              <w:t>Abundance of pheasants within each survey tetrad during the summer BTO 2007-</w:t>
            </w:r>
            <w:r w:rsidR="00026ED0">
              <w:lastRenderedPageBreak/>
              <w:t>2011 bird atlas survey</w:t>
            </w:r>
            <w:r w:rsidR="00026ED0" w:rsidDel="00026ED0">
              <w:t xml:space="preserve"> </w:t>
            </w:r>
          </w:p>
        </w:tc>
        <w:bookmarkEnd w:id="8"/>
      </w:tr>
    </w:tbl>
    <w:p w14:paraId="3E5F9838" w14:textId="6B51281E" w:rsidR="00AC1E9E" w:rsidRDefault="00F817BE">
      <w:pPr>
        <w:pStyle w:val="BodyText"/>
      </w:pPr>
      <w:r>
        <w:lastRenderedPageBreak/>
        <w:t>We then converted all of these continuous abundance measures into an abundance measure that was relative to the total number of pheasants. This was done by div</w:t>
      </w:r>
      <w:ins w:id="9" w:author="Madden, Joah" w:date="2023-07-17T10:53:00Z">
        <w:r w:rsidR="005A247B">
          <w:t>id</w:t>
        </w:r>
      </w:ins>
      <w:r>
        <w:t>ing the abundance for a given tetrad by the total abundance for all tetrads in the same country and during the same season (winter or summer). This relative abundance metric was chosen to model with since it takes into account the mortality between winter and summer</w:t>
      </w:r>
      <w:ins w:id="10" w:author="Madden, Joah" w:date="2023-07-17T10:53:00Z">
        <w:r w:rsidR="005A12BF">
          <w:t>,</w:t>
        </w:r>
      </w:ins>
      <w:r>
        <w:t xml:space="preserve"> meaning that relative abundance would be constant for a given tetrad if there is no net immigration or emigration and if survival is constant across the county.</w:t>
      </w:r>
    </w:p>
    <w:p w14:paraId="745F6386" w14:textId="5F3E596C" w:rsidR="00AC1E9E" w:rsidRDefault="00F817BE">
      <w:pPr>
        <w:pStyle w:val="BodyText"/>
      </w:pPr>
      <w:r>
        <w:t>To model relative abundance as a function of covariates we used a tweedie generalised linear mixed effects models with a log link function in the R pack</w:t>
      </w:r>
      <w:r w:rsidR="005A12BF">
        <w:t>a</w:t>
      </w:r>
      <w:r>
        <w:t>ge glmmTMB (</w:t>
      </w:r>
      <w:hyperlink w:anchor="ref-glmmTMB">
        <w:r>
          <w:rPr>
            <w:rStyle w:val="Hyperlink"/>
          </w:rPr>
          <w:t>Brooks et al. 2017</w:t>
        </w:r>
      </w:hyperlink>
      <w:r>
        <w:t>). The tweedie distribution is used for data that are right-skewed, positive and contain zeros meaning gaussian and gamma distributions can not be used (</w:t>
      </w:r>
      <w:hyperlink w:anchor="ref-kurz2017">
        <w:r>
          <w:rPr>
            <w:rStyle w:val="Hyperlink"/>
          </w:rPr>
          <w:t>Kurz 2017</w:t>
        </w:r>
      </w:hyperlink>
      <w:r>
        <w:t xml:space="preserve">). Fixed covariates in the model were protected area coverage (continuous value from 0-1), </w:t>
      </w:r>
      <w:r w:rsidR="005A12BF">
        <w:t xml:space="preserve">survey </w:t>
      </w:r>
      <w:r>
        <w:t xml:space="preserve">season (two-level category: winter or summer), county (four-level category: Berkshire, Cornwall, Devon and Hertfordshire) and the proportional habitat coverage of </w:t>
      </w:r>
      <w:r w:rsidR="00D92ED6">
        <w:t>ten</w:t>
      </w:r>
      <w:r>
        <w:t xml:space="preserve"> different habitat (separate continuous value from 0-1 for: broadleaf woodland, coniferous woodland, arable, improved grassland,</w:t>
      </w:r>
      <w:r w:rsidR="00D92ED6">
        <w:t xml:space="preserve"> semi natural grassland,</w:t>
      </w:r>
      <w:r>
        <w:t xml:space="preserve"> mountain/uplands, saltwater,</w:t>
      </w:r>
      <w:r w:rsidR="00D92ED6">
        <w:t xml:space="preserve"> freshwater,</w:t>
      </w:r>
      <w:r>
        <w:t xml:space="preserve"> coastal and built up). An interaction term was fit</w:t>
      </w:r>
      <w:r w:rsidR="005A12BF">
        <w:t>ted</w:t>
      </w:r>
      <w:r>
        <w:t xml:space="preserve"> between protected area coverage, season and county to allow the relationship between relative abundance and protected area coverage to vary between seasons and counties. To incorporate the dependency between observations from the same tetrad, we used the unique tetrad ID as a random intercept.</w:t>
      </w:r>
    </w:p>
    <w:p w14:paraId="0A79FAF4" w14:textId="77777777" w:rsidR="00AC1E9E" w:rsidRDefault="00F817BE">
      <w:pPr>
        <w:pStyle w:val="BodyText"/>
      </w:pPr>
      <w:r>
        <w:t>We predict that the relationship (intercept and slope) between relative abundance and protected area coverage will be the same for winter and summer if there is no net movement of pheasants in relation to the protected area coverage of a tetrad. If there is a net movement of pheasants into tetrads with higher protected area coverage between winter and summer then we expect that the relative pheasant abundance will be higher in summer compared to winter at higher protected area coverage.</w:t>
      </w:r>
    </w:p>
    <w:p w14:paraId="049D0C14" w14:textId="77777777" w:rsidR="00AC1E9E" w:rsidRDefault="00F817BE">
      <w:pPr>
        <w:pStyle w:val="Heading1"/>
      </w:pPr>
      <w:bookmarkStart w:id="11" w:name="results"/>
      <w:bookmarkEnd w:id="2"/>
      <w:bookmarkEnd w:id="6"/>
      <w:r>
        <w:t>4. Results</w:t>
      </w:r>
    </w:p>
    <w:p w14:paraId="129556C2" w14:textId="30FA09E9" w:rsidR="00D44A53" w:rsidRDefault="00D44A53" w:rsidP="00D44A53">
      <w:pPr>
        <w:pStyle w:val="BodyText"/>
      </w:pPr>
      <w:r>
        <w:t>As expected, pheasant abundance was strongly influenced by local habitats</w:t>
      </w:r>
      <w:r w:rsidR="00153E06">
        <w:t>.</w:t>
      </w:r>
      <w:r>
        <w:t xml:space="preserve"> </w:t>
      </w:r>
      <w:r w:rsidR="00153E06">
        <w:t>There were s</w:t>
      </w:r>
      <w:r>
        <w:t>ignificant positive relationships</w:t>
      </w:r>
      <w:r w:rsidR="00153E06">
        <w:t xml:space="preserve"> (given as [</w:t>
      </w:r>
      <w:r w:rsidR="009E384D" w:rsidRPr="009E384D">
        <w:rPr>
          <w:i/>
          <w:iCs/>
        </w:rPr>
        <w:t>β</w:t>
      </w:r>
      <w:r w:rsidR="009E384D" w:rsidRPr="009E384D">
        <w:t> =</w:t>
      </w:r>
      <w:r w:rsidR="009E384D">
        <w:t xml:space="preserve"> e</w:t>
      </w:r>
      <w:r w:rsidR="00153E06">
        <w:t xml:space="preserve">stimate: 95% </w:t>
      </w:r>
      <w:r w:rsidR="009E384D">
        <w:t>c</w:t>
      </w:r>
      <w:r w:rsidR="00153E06">
        <w:t>onfidence interval])</w:t>
      </w:r>
      <w:r>
        <w:t xml:space="preserve"> between relative abundance and the proportion of the tetrad covered by</w:t>
      </w:r>
      <w:r w:rsidR="00D92ED6">
        <w:t xml:space="preserve"> habitat diversity</w:t>
      </w:r>
      <w:r w:rsidR="00153E06">
        <w:t xml:space="preserve"> [</w:t>
      </w:r>
      <w:r w:rsidR="009E384D" w:rsidRPr="009E384D">
        <w:rPr>
          <w:i/>
          <w:iCs/>
        </w:rPr>
        <w:t>β</w:t>
      </w:r>
      <w:r w:rsidR="009E384D" w:rsidRPr="009E384D">
        <w:t> =</w:t>
      </w:r>
      <w:r w:rsidR="009E384D">
        <w:t xml:space="preserve"> </w:t>
      </w:r>
      <w:r w:rsidR="00153E06">
        <w:t>0.252: 0.073, 0.432]</w:t>
      </w:r>
      <w:r w:rsidR="00D92ED6">
        <w:t>,</w:t>
      </w:r>
      <w:r>
        <w:t xml:space="preserve"> broad leafed woodland</w:t>
      </w:r>
      <w:r w:rsidR="00153E06">
        <w:t xml:space="preserve"> [</w:t>
      </w:r>
      <w:r w:rsidR="009E384D" w:rsidRPr="009E384D">
        <w:rPr>
          <w:i/>
          <w:iCs/>
        </w:rPr>
        <w:t>β</w:t>
      </w:r>
      <w:r w:rsidR="009E384D" w:rsidRPr="009E384D">
        <w:t> =</w:t>
      </w:r>
      <w:r w:rsidR="009E384D">
        <w:t xml:space="preserve"> </w:t>
      </w:r>
      <w:r w:rsidR="00153E06">
        <w:t>0.024: 0.017, 0.031]</w:t>
      </w:r>
      <w:r>
        <w:t>, arab</w:t>
      </w:r>
      <w:r w:rsidR="00D92ED6">
        <w:t>le</w:t>
      </w:r>
      <w:r w:rsidR="00153E06">
        <w:t xml:space="preserve"> [</w:t>
      </w:r>
      <w:r w:rsidR="009E384D" w:rsidRPr="009E384D">
        <w:rPr>
          <w:i/>
          <w:iCs/>
        </w:rPr>
        <w:t>β</w:t>
      </w:r>
      <w:r w:rsidR="009E384D" w:rsidRPr="009E384D">
        <w:t> =</w:t>
      </w:r>
      <w:r w:rsidR="009E384D">
        <w:t xml:space="preserve"> </w:t>
      </w:r>
      <w:r w:rsidR="00153E06">
        <w:t>0.015: 0.012, 0.019]</w:t>
      </w:r>
      <w:r w:rsidR="00D92ED6">
        <w:t xml:space="preserve"> and </w:t>
      </w:r>
      <w:r>
        <w:t>improved grassland</w:t>
      </w:r>
      <w:r w:rsidR="00153E06">
        <w:t xml:space="preserve"> [</w:t>
      </w:r>
      <w:r w:rsidR="009E384D" w:rsidRPr="009E384D">
        <w:rPr>
          <w:i/>
          <w:iCs/>
        </w:rPr>
        <w:t>β</w:t>
      </w:r>
      <w:r w:rsidR="009E384D" w:rsidRPr="009E384D">
        <w:t> =</w:t>
      </w:r>
      <w:r w:rsidR="009E384D">
        <w:t xml:space="preserve"> </w:t>
      </w:r>
      <w:r w:rsidR="00153E06">
        <w:t>0.005: 0.002, 0.008]</w:t>
      </w:r>
      <w:r>
        <w:t xml:space="preserve"> (variables arranged with largest parameters estimate first). Conversely, there were significant negative relationships between relative abundance and the proportion of uplands</w:t>
      </w:r>
      <w:r w:rsidR="00153E06">
        <w:t xml:space="preserve"> [</w:t>
      </w:r>
      <w:r w:rsidR="009E384D" w:rsidRPr="009E384D">
        <w:rPr>
          <w:i/>
          <w:iCs/>
        </w:rPr>
        <w:t>β</w:t>
      </w:r>
      <w:r w:rsidR="009E384D" w:rsidRPr="009E384D">
        <w:t> =</w:t>
      </w:r>
      <w:r w:rsidR="009E384D">
        <w:t xml:space="preserve"> </w:t>
      </w:r>
      <w:r w:rsidR="00153E06">
        <w:t>-0.020: -0.027, -0.013]</w:t>
      </w:r>
      <w:r w:rsidR="00D92ED6">
        <w:t>, freshwater</w:t>
      </w:r>
      <w:r w:rsidR="00153E06">
        <w:t xml:space="preserve"> [</w:t>
      </w:r>
      <w:r w:rsidR="009E384D" w:rsidRPr="009E384D">
        <w:rPr>
          <w:i/>
          <w:iCs/>
        </w:rPr>
        <w:t>β</w:t>
      </w:r>
      <w:r w:rsidR="009E384D" w:rsidRPr="009E384D">
        <w:t> =</w:t>
      </w:r>
      <w:r w:rsidR="009E384D">
        <w:t xml:space="preserve"> </w:t>
      </w:r>
      <w:r w:rsidR="00FD3610">
        <w:t>-0.019: -0.035, -0.003</w:t>
      </w:r>
      <w:r w:rsidR="00153E06">
        <w:t>]</w:t>
      </w:r>
      <w:r w:rsidR="00D92ED6">
        <w:t xml:space="preserve">, </w:t>
      </w:r>
      <w:r>
        <w:t>built up areas</w:t>
      </w:r>
      <w:r w:rsidR="00153E06">
        <w:t xml:space="preserve"> [</w:t>
      </w:r>
      <w:r w:rsidR="009E384D" w:rsidRPr="009E384D">
        <w:rPr>
          <w:i/>
          <w:iCs/>
        </w:rPr>
        <w:t>β</w:t>
      </w:r>
      <w:r w:rsidR="009E384D" w:rsidRPr="009E384D">
        <w:t> =</w:t>
      </w:r>
      <w:r w:rsidR="009E384D">
        <w:t xml:space="preserve"> </w:t>
      </w:r>
      <w:r w:rsidR="00FD3610">
        <w:t>-0.016: -0.020, -0.012</w:t>
      </w:r>
      <w:r w:rsidR="00153E06">
        <w:t>]</w:t>
      </w:r>
      <w:r w:rsidR="00D92ED6">
        <w:t xml:space="preserve"> and semi natural grassland</w:t>
      </w:r>
      <w:r w:rsidR="00153E06">
        <w:t xml:space="preserve"> [</w:t>
      </w:r>
      <w:r w:rsidR="009E384D" w:rsidRPr="009E384D">
        <w:rPr>
          <w:i/>
          <w:iCs/>
        </w:rPr>
        <w:t>β</w:t>
      </w:r>
      <w:r w:rsidR="009E384D" w:rsidRPr="009E384D">
        <w:t> =</w:t>
      </w:r>
      <w:r w:rsidR="009E384D">
        <w:t xml:space="preserve"> </w:t>
      </w:r>
      <w:r w:rsidR="00FD3610">
        <w:t>-0.014: -0.019, -0.010</w:t>
      </w:r>
      <w:r w:rsidR="00153E06">
        <w:t>]</w:t>
      </w:r>
      <w:r>
        <w:t>. The proportion of coniferous woodland</w:t>
      </w:r>
      <w:r w:rsidR="00153E06">
        <w:t xml:space="preserve"> [</w:t>
      </w:r>
      <w:r w:rsidR="009E384D" w:rsidRPr="009E384D">
        <w:rPr>
          <w:i/>
          <w:iCs/>
        </w:rPr>
        <w:t>β</w:t>
      </w:r>
      <w:r w:rsidR="009E384D" w:rsidRPr="009E384D">
        <w:t> =</w:t>
      </w:r>
      <w:r w:rsidR="009E384D">
        <w:t xml:space="preserve"> </w:t>
      </w:r>
      <w:r w:rsidR="00FD3610">
        <w:t>-0.002: -0.009, 0.007</w:t>
      </w:r>
      <w:r w:rsidR="00153E06">
        <w:t>]</w:t>
      </w:r>
      <w:r>
        <w:t>, saltwater</w:t>
      </w:r>
      <w:r w:rsidR="00153E06">
        <w:t xml:space="preserve"> [</w:t>
      </w:r>
      <w:r w:rsidR="009E384D" w:rsidRPr="009E384D">
        <w:rPr>
          <w:i/>
          <w:iCs/>
        </w:rPr>
        <w:t>β</w:t>
      </w:r>
      <w:r w:rsidR="009E384D" w:rsidRPr="009E384D">
        <w:t> =</w:t>
      </w:r>
      <w:r w:rsidR="009E384D">
        <w:t xml:space="preserve"> </w:t>
      </w:r>
      <w:r w:rsidR="00FD3610">
        <w:t>0.004: -0.001, 0.017</w:t>
      </w:r>
      <w:r w:rsidR="00153E06">
        <w:t>]</w:t>
      </w:r>
      <w:r>
        <w:t xml:space="preserve">, </w:t>
      </w:r>
      <w:r w:rsidR="00153E06">
        <w:t>and coastal [</w:t>
      </w:r>
      <w:r w:rsidR="009E384D" w:rsidRPr="009E384D">
        <w:rPr>
          <w:i/>
          <w:iCs/>
        </w:rPr>
        <w:t>β</w:t>
      </w:r>
      <w:r w:rsidR="009E384D" w:rsidRPr="009E384D">
        <w:t> =</w:t>
      </w:r>
      <w:r w:rsidR="009E384D">
        <w:t xml:space="preserve"> </w:t>
      </w:r>
      <w:r w:rsidR="00FD3610">
        <w:t>0.001: -0.008, 0.011</w:t>
      </w:r>
      <w:r w:rsidR="00153E06">
        <w:t>]</w:t>
      </w:r>
      <w:r>
        <w:t xml:space="preserve"> did not have significant relationships with relative abundance. </w:t>
      </w:r>
    </w:p>
    <w:p w14:paraId="5FB6D8E7" w14:textId="2A084348" w:rsidR="00954D6F" w:rsidRDefault="00F817BE" w:rsidP="00061918">
      <w:pPr>
        <w:pStyle w:val="FirstParagraph"/>
      </w:pPr>
      <w:r>
        <w:lastRenderedPageBreak/>
        <w:t>The relationships between relative pheasant abundance and protected area coverage varied between seasons and counties (</w:t>
      </w:r>
      <w:hyperlink w:anchor="fig-effects">
        <w:r>
          <w:rPr>
            <w:rStyle w:val="Hyperlink"/>
          </w:rPr>
          <w:t>Figure 4</w:t>
        </w:r>
      </w:hyperlink>
      <w:r>
        <w:t>). For Berkshire, the regression lines between relative abundance and protected area coverage did not significantly di</w:t>
      </w:r>
      <w:r w:rsidR="00CD0DCE">
        <w:t xml:space="preserve">ffer between winter and summer, </w:t>
      </w:r>
      <w:r>
        <w:t xml:space="preserve">in terms of intercept </w:t>
      </w:r>
      <w:r w:rsidR="00026ED0">
        <w:t xml:space="preserve">or </w:t>
      </w:r>
      <w:r w:rsidR="00CD0DCE">
        <w:t>slope,</w:t>
      </w:r>
      <w:r w:rsidR="00CF4DE5">
        <w:t xml:space="preserve"> suggesting no </w:t>
      </w:r>
      <w:r w:rsidR="009E384D">
        <w:t xml:space="preserve">seasonal </w:t>
      </w:r>
      <w:r w:rsidR="00CF4DE5">
        <w:t>changes in relative abundance in relation to protected area coverage</w:t>
      </w:r>
      <w:r>
        <w:t xml:space="preserve">. </w:t>
      </w:r>
      <w:r w:rsidR="00CF4DE5">
        <w:t>In addition the regression lines did not differ from zero for winter</w:t>
      </w:r>
      <w:r w:rsidR="009E384D">
        <w:t xml:space="preserve"> [</w:t>
      </w:r>
      <w:r w:rsidR="009E384D" w:rsidRPr="009E384D">
        <w:rPr>
          <w:i/>
          <w:iCs/>
        </w:rPr>
        <w:t>β</w:t>
      </w:r>
      <w:r w:rsidR="009E384D" w:rsidRPr="009E384D">
        <w:t> =</w:t>
      </w:r>
      <w:r w:rsidR="009E384D">
        <w:t xml:space="preserve"> -0.03: -1.07, 1.01]</w:t>
      </w:r>
      <w:r w:rsidR="00CF4DE5">
        <w:t xml:space="preserve"> or summer</w:t>
      </w:r>
      <w:r w:rsidR="009E384D">
        <w:t xml:space="preserve"> [</w:t>
      </w:r>
      <w:r w:rsidR="009E384D" w:rsidRPr="009E384D">
        <w:rPr>
          <w:i/>
          <w:iCs/>
        </w:rPr>
        <w:t>β</w:t>
      </w:r>
      <w:r w:rsidR="009E384D" w:rsidRPr="009E384D">
        <w:t> =</w:t>
      </w:r>
      <w:r w:rsidR="009E384D">
        <w:t xml:space="preserve"> 0.26: -0.76, 1.27]</w:t>
      </w:r>
      <w:r w:rsidR="00954D6F">
        <w:t xml:space="preserve">. Overall this indicates </w:t>
      </w:r>
      <w:r w:rsidR="00954D6F" w:rsidRPr="00954D6F">
        <w:t>no movement either towards or away from protected areas</w:t>
      </w:r>
      <w:r w:rsidR="00954D6F">
        <w:t xml:space="preserve"> and</w:t>
      </w:r>
      <w:r w:rsidR="009E384D">
        <w:t xml:space="preserve"> pheasant abundance is evenly distributed in relation to protected area coverage</w:t>
      </w:r>
      <w:r w:rsidR="00CF4DE5">
        <w:t xml:space="preserve">. </w:t>
      </w:r>
    </w:p>
    <w:p w14:paraId="1D5A3616" w14:textId="4886CC06" w:rsidR="009E384D" w:rsidRDefault="00061918">
      <w:pPr>
        <w:pStyle w:val="FirstParagraph"/>
      </w:pPr>
      <w:r>
        <w:t>For Cornwall, the regression lines between relative abundance and protected area coverage differed significantly between winter and summer, in terms of both intercept [</w:t>
      </w:r>
      <w:r w:rsidRPr="009E384D">
        <w:rPr>
          <w:i/>
          <w:iCs/>
        </w:rPr>
        <w:t>β</w:t>
      </w:r>
      <w:r w:rsidRPr="009E384D">
        <w:t> =</w:t>
      </w:r>
      <w:r>
        <w:t xml:space="preserve"> 0.40: 0.31, 0.49] and slope [</w:t>
      </w:r>
      <w:r w:rsidRPr="009E384D">
        <w:rPr>
          <w:i/>
          <w:iCs/>
        </w:rPr>
        <w:t>β</w:t>
      </w:r>
      <w:r w:rsidRPr="009E384D">
        <w:t> =</w:t>
      </w:r>
      <w:r>
        <w:t xml:space="preserve"> -0.68: -1.20, -0.15]. The intercept was higher in summer suggesting higher relative abundance at lower protected area coverage compared to winter but the slope was more negative compared to winter suggesting these differences diminished at higher protected area coverage. In addition the regression lines for winter [</w:t>
      </w:r>
      <w:r w:rsidRPr="009E384D">
        <w:rPr>
          <w:i/>
          <w:iCs/>
        </w:rPr>
        <w:t>β</w:t>
      </w:r>
      <w:r w:rsidRPr="009E384D">
        <w:t> =</w:t>
      </w:r>
      <w:r>
        <w:t xml:space="preserve"> -0.86: -1.38, -0.34] and summer [</w:t>
      </w:r>
      <w:r w:rsidRPr="009E384D">
        <w:rPr>
          <w:i/>
          <w:iCs/>
        </w:rPr>
        <w:t>β</w:t>
      </w:r>
      <w:r w:rsidRPr="009E384D">
        <w:t> =</w:t>
      </w:r>
      <w:r>
        <w:t xml:space="preserve"> -1.54: -2.05, -1.03] were both significantly negative</w:t>
      </w:r>
      <w:r w:rsidR="00954D6F">
        <w:t>. Overall this indicates some</w:t>
      </w:r>
      <w:r w:rsidR="00954D6F" w:rsidRPr="00954D6F">
        <w:t xml:space="preserve"> movement away from protected areas</w:t>
      </w:r>
      <w:r w:rsidR="00954D6F">
        <w:t xml:space="preserve"> between seasons and that relative pheasant abundance is higher where protected area coverage is lower in Cornwall. </w:t>
      </w:r>
      <w:r>
        <w:t>For Devon, the regression lines between relative abundance and protected area coverage differed significantly between winter and summer in terms of intercept [</w:t>
      </w:r>
      <w:r w:rsidRPr="009E384D">
        <w:rPr>
          <w:i/>
          <w:iCs/>
        </w:rPr>
        <w:t>β</w:t>
      </w:r>
      <w:r w:rsidRPr="009E384D">
        <w:t> =</w:t>
      </w:r>
      <w:r>
        <w:t xml:space="preserve"> 0.14: 0.07, 0.21] but not slope [</w:t>
      </w:r>
      <w:r w:rsidRPr="009E384D">
        <w:rPr>
          <w:i/>
          <w:iCs/>
        </w:rPr>
        <w:t>β</w:t>
      </w:r>
      <w:r w:rsidRPr="009E384D">
        <w:t> =</w:t>
      </w:r>
      <w:r>
        <w:t xml:space="preserve"> 0.13: -0.37, 0.61]. The intercept was higher for summer suggesting higher relative abundance at lower protected area coverage compared to winter.</w:t>
      </w:r>
      <w:r w:rsidR="00954D6F">
        <w:t xml:space="preserve"> The slopes did not significantly differ but at higher protected area coverage the difference in relative abundance did not differ between seasons. In addition the regression lines for winter [</w:t>
      </w:r>
      <w:r w:rsidR="00954D6F" w:rsidRPr="009E384D">
        <w:rPr>
          <w:i/>
          <w:iCs/>
        </w:rPr>
        <w:t>β</w:t>
      </w:r>
      <w:r w:rsidR="00954D6F" w:rsidRPr="009E384D">
        <w:t> =</w:t>
      </w:r>
      <w:r w:rsidR="00954D6F">
        <w:t xml:space="preserve"> -0.64: -1.15, -0.13] and summer [</w:t>
      </w:r>
      <w:r w:rsidR="00954D6F" w:rsidRPr="009E384D">
        <w:rPr>
          <w:i/>
          <w:iCs/>
        </w:rPr>
        <w:t>β</w:t>
      </w:r>
      <w:r w:rsidR="00954D6F" w:rsidRPr="009E384D">
        <w:t> =</w:t>
      </w:r>
      <w:r w:rsidR="00954D6F">
        <w:t xml:space="preserve"> -0.52: -1.00, -0.03] were both significantly negative. Overall this indicates some</w:t>
      </w:r>
      <w:r w:rsidR="00954D6F" w:rsidRPr="00954D6F">
        <w:t xml:space="preserve"> movement away from protected areas</w:t>
      </w:r>
      <w:r w:rsidR="00954D6F">
        <w:t xml:space="preserve"> between seasons and that relative pheasant abundance is higher where protected area coverage is lower in Devon. </w:t>
      </w:r>
      <w:r w:rsidR="005A12BF">
        <w:t>For Hertfordshire, the regression lines between relative abundance and protected area coverage differed significantly between winter and summer in terms of both intercept</w:t>
      </w:r>
      <w:r w:rsidR="00954D6F">
        <w:t xml:space="preserve"> [</w:t>
      </w:r>
      <w:r w:rsidR="00954D6F" w:rsidRPr="009E384D">
        <w:rPr>
          <w:i/>
          <w:iCs/>
        </w:rPr>
        <w:t>β</w:t>
      </w:r>
      <w:r w:rsidR="00954D6F" w:rsidRPr="009E384D">
        <w:t> =</w:t>
      </w:r>
      <w:r w:rsidR="00954D6F">
        <w:t xml:space="preserve"> -0.15: 0.06, </w:t>
      </w:r>
      <w:r w:rsidR="004A521F">
        <w:t>0.</w:t>
      </w:r>
      <w:r w:rsidR="00954D6F">
        <w:t>25]</w:t>
      </w:r>
      <w:r w:rsidR="005A12BF">
        <w:t xml:space="preserve"> and slope</w:t>
      </w:r>
      <w:r w:rsidR="00954D6F">
        <w:t xml:space="preserve"> [</w:t>
      </w:r>
      <w:r w:rsidR="00954D6F" w:rsidRPr="009E384D">
        <w:rPr>
          <w:i/>
          <w:iCs/>
        </w:rPr>
        <w:t>β</w:t>
      </w:r>
      <w:r w:rsidR="00954D6F" w:rsidRPr="009E384D">
        <w:t> =</w:t>
      </w:r>
      <w:r w:rsidR="00954D6F">
        <w:t xml:space="preserve"> </w:t>
      </w:r>
      <w:r w:rsidR="004A521F">
        <w:t>2.00</w:t>
      </w:r>
      <w:r w:rsidR="00954D6F">
        <w:t xml:space="preserve">: </w:t>
      </w:r>
      <w:r w:rsidR="004A521F">
        <w:t>0.01</w:t>
      </w:r>
      <w:r w:rsidR="00954D6F">
        <w:t xml:space="preserve">, </w:t>
      </w:r>
      <w:r w:rsidR="004A521F">
        <w:t>3.98</w:t>
      </w:r>
      <w:r w:rsidR="00954D6F">
        <w:t>]</w:t>
      </w:r>
      <w:r w:rsidR="005A12BF">
        <w:t xml:space="preserve">. </w:t>
      </w:r>
      <w:r w:rsidR="004A521F">
        <w:t>The intercept was higher for summer suggesting higher relative abundance at lower protected area coverage compared to winter. The slope</w:t>
      </w:r>
      <w:r w:rsidR="005A12BF">
        <w:t xml:space="preserve"> was less negative in summer </w:t>
      </w:r>
      <w:r w:rsidR="004A521F">
        <w:t>compared to winter but both of the individual slopes for winter [</w:t>
      </w:r>
      <w:r w:rsidR="004A521F" w:rsidRPr="009E384D">
        <w:rPr>
          <w:i/>
          <w:iCs/>
        </w:rPr>
        <w:t>β</w:t>
      </w:r>
      <w:r w:rsidR="004A521F" w:rsidRPr="009E384D">
        <w:t> =</w:t>
      </w:r>
      <w:r w:rsidR="004A521F">
        <w:t xml:space="preserve"> -2.40: -4.89, 0.09] and summer [</w:t>
      </w:r>
      <w:r w:rsidR="004A521F" w:rsidRPr="009E384D">
        <w:rPr>
          <w:i/>
          <w:iCs/>
        </w:rPr>
        <w:t>β</w:t>
      </w:r>
      <w:r w:rsidR="004A521F" w:rsidRPr="009E384D">
        <w:t> =</w:t>
      </w:r>
      <w:r w:rsidR="004A521F">
        <w:t xml:space="preserve"> -0.40: -2.75, 1.95] were insignificant. Overall this indicates some</w:t>
      </w:r>
      <w:r w:rsidR="004A521F" w:rsidRPr="00954D6F">
        <w:t xml:space="preserve"> movement </w:t>
      </w:r>
      <w:r w:rsidR="004A521F">
        <w:t>towards</w:t>
      </w:r>
      <w:r w:rsidR="004A521F" w:rsidRPr="00954D6F">
        <w:t xml:space="preserve"> protected areas</w:t>
      </w:r>
      <w:r w:rsidR="004A521F">
        <w:t xml:space="preserve"> between seasons and that relative pheasant abundance is evenly distributed in relation to protected area coverage. However, since the confidence interval for the</w:t>
      </w:r>
      <w:r w:rsidR="00CB58A4">
        <w:t xml:space="preserve"> estimate of</w:t>
      </w:r>
      <w:r w:rsidR="004A521F">
        <w:t xml:space="preserve"> difference between slopes nearly overlapped we would suggest there is </w:t>
      </w:r>
      <w:r w:rsidR="00CB58A4">
        <w:t xml:space="preserve">only </w:t>
      </w:r>
      <w:r w:rsidR="004A521F">
        <w:t xml:space="preserve">weak evidence for this interpretation. </w:t>
      </w:r>
    </w:p>
    <w:p w14:paraId="4C05A314" w14:textId="03127D3B" w:rsidR="00AC1E9E" w:rsidRDefault="00AC1E9E">
      <w:pPr>
        <w:pStyle w:val="BodyText"/>
      </w:pPr>
    </w:p>
    <w:tbl>
      <w:tblPr>
        <w:tblStyle w:val="Table"/>
        <w:tblW w:w="5000" w:type="pct"/>
        <w:tblLook w:val="0000" w:firstRow="0" w:lastRow="0" w:firstColumn="0" w:lastColumn="0" w:noHBand="0" w:noVBand="0"/>
      </w:tblPr>
      <w:tblGrid>
        <w:gridCol w:w="9576"/>
      </w:tblGrid>
      <w:tr w:rsidR="00AC1E9E" w14:paraId="3FE47151" w14:textId="77777777">
        <w:tc>
          <w:tcPr>
            <w:tcW w:w="0" w:type="auto"/>
          </w:tcPr>
          <w:p w14:paraId="0F4E1F05" w14:textId="77777777" w:rsidR="00AC1E9E" w:rsidRDefault="00F817BE">
            <w:pPr>
              <w:jc w:val="center"/>
            </w:pPr>
            <w:bookmarkStart w:id="12" w:name="fig-effects"/>
            <w:r>
              <w:rPr>
                <w:noProof/>
                <w:lang w:val="en-GB" w:eastAsia="en-GB"/>
              </w:rPr>
              <w:lastRenderedPageBreak/>
              <w:drawing>
                <wp:inline distT="0" distB="0" distL="0" distR="0" wp14:anchorId="02CCCC75" wp14:editId="05CC4806">
                  <wp:extent cx="5334000" cy="3754547"/>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images/PA_Cov_effects.png"/>
                          <pic:cNvPicPr>
                            <a:picLocks noChangeAspect="1" noChangeArrowheads="1"/>
                          </pic:cNvPicPr>
                        </pic:nvPicPr>
                        <pic:blipFill>
                          <a:blip r:embed="rId10"/>
                          <a:stretch>
                            <a:fillRect/>
                          </a:stretch>
                        </pic:blipFill>
                        <pic:spPr bwMode="auto">
                          <a:xfrm>
                            <a:off x="0" y="0"/>
                            <a:ext cx="5334000" cy="3754547"/>
                          </a:xfrm>
                          <a:prstGeom prst="rect">
                            <a:avLst/>
                          </a:prstGeom>
                          <a:noFill/>
                          <a:ln w="9525">
                            <a:noFill/>
                            <a:headEnd/>
                            <a:tailEnd/>
                          </a:ln>
                        </pic:spPr>
                      </pic:pic>
                    </a:graphicData>
                  </a:graphic>
                </wp:inline>
              </w:drawing>
            </w:r>
          </w:p>
          <w:p w14:paraId="4308B3BF" w14:textId="77777777" w:rsidR="00AC1E9E" w:rsidRDefault="00F817BE">
            <w:pPr>
              <w:pStyle w:val="ImageCaption"/>
              <w:spacing w:before="200"/>
            </w:pPr>
            <w:r>
              <w:t>Figure 4: Relationship between relative pheasant abundance and protected area coverage for winter and summer across four counties. The regression lines for Berkshire and Hertfordshire are censored at the maximum protected area coverage for a tetrad in those counties. Note: the y-axis scales varies by county.</w:t>
            </w:r>
          </w:p>
        </w:tc>
        <w:bookmarkEnd w:id="12"/>
      </w:tr>
    </w:tbl>
    <w:p w14:paraId="39DBFC7B" w14:textId="77777777" w:rsidR="00AC1E9E" w:rsidRDefault="00F817BE">
      <w:pPr>
        <w:pStyle w:val="Heading1"/>
      </w:pPr>
      <w:bookmarkStart w:id="13" w:name="discussion"/>
      <w:bookmarkEnd w:id="11"/>
      <w:r>
        <w:t>5. Discussion</w:t>
      </w:r>
    </w:p>
    <w:p w14:paraId="22B9E742" w14:textId="09F0B166" w:rsidR="00A24713" w:rsidRPr="00A24713" w:rsidRDefault="00A24713" w:rsidP="00A24713">
      <w:pPr>
        <w:pStyle w:val="BodyText"/>
      </w:pPr>
      <w:r>
        <w:t xml:space="preserve">While controlling for habitat types in our analysis we found some ecologically expected relationships, e.g. higher abundance with more broad-leafed woodland and lower in built up areas. Habitat diversity index was one of the strongest drivers overall of relative pheasant abundance and this likely reflects Pheasants strong preference for edge habitat at the interface of woodland and open areas. This shows that the broad-scale approach that we have taken can pick up known ecological drivers of pheasant abundance. </w:t>
      </w:r>
    </w:p>
    <w:p w14:paraId="4771BC2C" w14:textId="77777777" w:rsidR="00AC1E9E" w:rsidRDefault="00F817BE">
      <w:pPr>
        <w:pStyle w:val="FirstParagraph"/>
      </w:pPr>
      <w:r>
        <w:t>In Berkshire the relationship between protected area coverage and relative abundance did not differ between seasons and therefore there is no evidence to support a net movement of pheasant in relation to protected area coverage (</w:t>
      </w:r>
      <w:hyperlink w:anchor="fig-effects">
        <w:r>
          <w:rPr>
            <w:rStyle w:val="Hyperlink"/>
          </w:rPr>
          <w:t>Figure 4</w:t>
        </w:r>
      </w:hyperlink>
      <w:r>
        <w:t>). For the other three counties, Devon, Cornwall and Hertfordshire, the intercept values were higher for summer (</w:t>
      </w:r>
      <w:hyperlink w:anchor="fig-effects">
        <w:r>
          <w:rPr>
            <w:rStyle w:val="Hyperlink"/>
          </w:rPr>
          <w:t>Figure 4</w:t>
        </w:r>
      </w:hyperlink>
      <w:r>
        <w:t xml:space="preserve">). This suggests that at 0% protected area coverage relative abundance was greater in summer. In Devon and Cornwall the regression lines converge meaning at higher protected area coverage there is no difference in relative abundance between winter and summer. While for Hertfordshire the lines diverge but the confidence intervals become </w:t>
      </w:r>
      <w:r>
        <w:lastRenderedPageBreak/>
        <w:t>very large at higher protected area coverage that there is no difference in relative abundance.</w:t>
      </w:r>
    </w:p>
    <w:p w14:paraId="714CB461" w14:textId="08499CF3" w:rsidR="00AC1E9E" w:rsidRDefault="00F817BE">
      <w:pPr>
        <w:pStyle w:val="BodyText"/>
        <w:rPr>
          <w:ins w:id="14" w:author="Madden, Joah" w:date="2023-07-17T11:25:00Z"/>
        </w:rPr>
      </w:pPr>
      <w:r>
        <w:t>These patterns are the opposite to what we would expect if there was a net movement of pheasants into tetrads with higher protected area coverage. In fact</w:t>
      </w:r>
      <w:ins w:id="15" w:author="Madden, Joah" w:date="2023-07-17T11:25:00Z">
        <w:r w:rsidR="0082389A">
          <w:t>,</w:t>
        </w:r>
      </w:ins>
      <w:r>
        <w:t xml:space="preserve"> our results suggest the opposite, that there is a net movement of pheasants into tetrads with lower protected area coverage. On</w:t>
      </w:r>
      <w:r w:rsidR="0082389A">
        <w:t>e</w:t>
      </w:r>
      <w:r>
        <w:t xml:space="preserve"> explanation for this result is that birds are moving back towards their release sites, which are likely to be in tetrads with lower protected area coverage, after spending the winter further from the release site. This can be thought of as a kind of natal site philopatry (</w:t>
      </w:r>
      <w:hyperlink w:anchor="ref-greenwood1980">
        <w:r>
          <w:rPr>
            <w:rStyle w:val="Hyperlink"/>
          </w:rPr>
          <w:t>Greenwood 1980</w:t>
        </w:r>
      </w:hyperlink>
      <w:r>
        <w:t>) where the release pen is akin to the natal site and individuals are move back to this area after winter (</w:t>
      </w:r>
      <w:hyperlink w:anchor="ref-burnside2017">
        <w:r>
          <w:rPr>
            <w:rStyle w:val="Hyperlink"/>
          </w:rPr>
          <w:t>Burnside, Collar, and Dolman 2017</w:t>
        </w:r>
      </w:hyperlink>
      <w:r>
        <w:t xml:space="preserve">). Another explanation of our results is that survival may not be constant within a county as we presumed. Our results could therefore be explained by higher survival in tetrads with low protected area coverage which would increase relative abundance in summer. </w:t>
      </w:r>
      <w:r w:rsidR="00E148A0">
        <w:t>However it is hard to determine how survival may differ with protected area coverage as g</w:t>
      </w:r>
      <w:r>
        <w:t xml:space="preserve">ame management </w:t>
      </w:r>
      <w:r w:rsidR="00E148A0">
        <w:t xml:space="preserve">intensity could also be negatively correlated with protected are coverage which has many influences on the survival of released pheasants, e.g. </w:t>
      </w:r>
      <w:r>
        <w:t>supplementary feeding, predator control and anti-helminthic treatment (</w:t>
      </w:r>
      <w:hyperlink w:anchor="ref-madden2018">
        <w:r>
          <w:rPr>
            <w:rStyle w:val="Hyperlink"/>
          </w:rPr>
          <w:t>Madden, Hall, and Whiteside 2018</w:t>
        </w:r>
      </w:hyperlink>
      <w:r>
        <w:t xml:space="preserve">). </w:t>
      </w:r>
      <w:r w:rsidR="0082389A">
        <w:t>A third explanation is that PAs are actually unattractive to pheasants – being e.g. closed woodland, montane areas, open grasslands etc (basically not</w:t>
      </w:r>
      <w:r w:rsidR="00E148A0">
        <w:t xml:space="preserve"> the preferred</w:t>
      </w:r>
      <w:r w:rsidR="0082389A">
        <w:t xml:space="preserve"> farmland with lots of edge habitats) so they are not attracted to them. </w:t>
      </w:r>
    </w:p>
    <w:p w14:paraId="6B0962DB" w14:textId="77777777" w:rsidR="0082389A" w:rsidRDefault="0082389A">
      <w:pPr>
        <w:pStyle w:val="BodyText"/>
        <w:rPr>
          <w:ins w:id="16" w:author="Madden, Joah" w:date="2023-07-17T11:25:00Z"/>
        </w:rPr>
      </w:pPr>
    </w:p>
    <w:p w14:paraId="26B0E99F" w14:textId="77777777" w:rsidR="00AC1E9E" w:rsidRDefault="00F817BE">
      <w:pPr>
        <w:pStyle w:val="Heading1"/>
      </w:pPr>
      <w:bookmarkStart w:id="17" w:name="limitations"/>
      <w:bookmarkEnd w:id="13"/>
      <w:r>
        <w:t>6. Limitations</w:t>
      </w:r>
    </w:p>
    <w:p w14:paraId="6BFF4051" w14:textId="12366682" w:rsidR="00AC1E9E" w:rsidRDefault="00A24713">
      <w:pPr>
        <w:pStyle w:val="Compact"/>
        <w:numPr>
          <w:ilvl w:val="0"/>
          <w:numId w:val="3"/>
        </w:numPr>
      </w:pPr>
      <w:r>
        <w:rPr>
          <w:b/>
          <w:bCs/>
        </w:rPr>
        <w:t>Midpoints of c</w:t>
      </w:r>
      <w:r w:rsidR="00F817BE">
        <w:rPr>
          <w:b/>
          <w:bCs/>
        </w:rPr>
        <w:t>ateg</w:t>
      </w:r>
      <w:r>
        <w:rPr>
          <w:b/>
          <w:bCs/>
        </w:rPr>
        <w:t>orical v</w:t>
      </w:r>
      <w:r w:rsidR="00F817BE">
        <w:rPr>
          <w:b/>
          <w:bCs/>
        </w:rPr>
        <w:t>ariables:</w:t>
      </w:r>
      <w:r w:rsidR="00F817BE">
        <w:t xml:space="preserve"> for Devon, Berkshire and Hertfordshire we had to take the midpoint of abundance categories (e.g. 1-5 birds). This means that increases in abundance within the same category result in no change to the abundance measured we used. However even small increases at the extremes of a category can results in a large increase in abundance as the value moved to a higher category.</w:t>
      </w:r>
    </w:p>
    <w:p w14:paraId="2283A76B" w14:textId="7EFFD28E" w:rsidR="0082389A" w:rsidRPr="00E148A0" w:rsidRDefault="0082389A" w:rsidP="0026760F">
      <w:pPr>
        <w:pStyle w:val="Compact"/>
        <w:numPr>
          <w:ilvl w:val="0"/>
          <w:numId w:val="3"/>
        </w:numPr>
      </w:pPr>
      <w:bookmarkStart w:id="18" w:name="bibliography"/>
      <w:r w:rsidRPr="00E148A0">
        <w:rPr>
          <w:b/>
          <w:bCs/>
        </w:rPr>
        <w:t xml:space="preserve">Including PA types that we </w:t>
      </w:r>
      <w:r w:rsidR="00E148A0">
        <w:rPr>
          <w:b/>
          <w:bCs/>
        </w:rPr>
        <w:t>know</w:t>
      </w:r>
      <w:r w:rsidR="00E148A0" w:rsidRPr="00E148A0">
        <w:rPr>
          <w:b/>
          <w:bCs/>
        </w:rPr>
        <w:t xml:space="preserve"> </w:t>
      </w:r>
      <w:r w:rsidRPr="00E148A0">
        <w:rPr>
          <w:b/>
          <w:bCs/>
        </w:rPr>
        <w:t>are unattractive to pheasants</w:t>
      </w:r>
      <w:r w:rsidR="00E148A0">
        <w:rPr>
          <w:bCs/>
        </w:rPr>
        <w:t>:</w:t>
      </w:r>
      <w:r w:rsidRPr="00E148A0">
        <w:rPr>
          <w:bCs/>
        </w:rPr>
        <w:t xml:space="preserve"> </w:t>
      </w:r>
      <w:r w:rsidR="00CB58A4">
        <w:rPr>
          <w:bCs/>
        </w:rPr>
        <w:t>some PAs habitat types, e.g. uplands and</w:t>
      </w:r>
      <w:r w:rsidRPr="00E148A0">
        <w:rPr>
          <w:bCs/>
        </w:rPr>
        <w:t xml:space="preserve"> saltmarsh</w:t>
      </w:r>
      <w:r w:rsidR="00CB58A4">
        <w:rPr>
          <w:bCs/>
        </w:rPr>
        <w:t xml:space="preserve">, are known to be unattractive to pheasants but need to be included as they are still </w:t>
      </w:r>
      <w:r w:rsidR="00CB58A4" w:rsidRPr="00E148A0">
        <w:rPr>
          <w:bCs/>
        </w:rPr>
        <w:t>statutory protected areas</w:t>
      </w:r>
      <w:r w:rsidR="00CB58A4">
        <w:rPr>
          <w:bCs/>
        </w:rPr>
        <w:t xml:space="preserve">. We have tried to control for this by including habitat variables in our analysis. However </w:t>
      </w:r>
      <w:r w:rsidRPr="00E148A0">
        <w:rPr>
          <w:bCs/>
        </w:rPr>
        <w:t xml:space="preserve">we might not </w:t>
      </w:r>
      <w:r w:rsidR="00CB58A4">
        <w:rPr>
          <w:bCs/>
        </w:rPr>
        <w:t>expect</w:t>
      </w:r>
      <w:r w:rsidRPr="00E148A0">
        <w:rPr>
          <w:bCs/>
        </w:rPr>
        <w:t xml:space="preserve"> </w:t>
      </w:r>
      <w:r w:rsidR="00CB58A4" w:rsidRPr="00E148A0">
        <w:rPr>
          <w:bCs/>
        </w:rPr>
        <w:t>pheasants</w:t>
      </w:r>
      <w:r w:rsidRPr="00E148A0">
        <w:rPr>
          <w:bCs/>
        </w:rPr>
        <w:t xml:space="preserve"> to move into these areas that are unsuitable for them</w:t>
      </w:r>
      <w:r w:rsidR="00CB58A4">
        <w:rPr>
          <w:bCs/>
        </w:rPr>
        <w:t xml:space="preserve"> and there could be a subset of protected area that pheasants are attracted to but this is not the general pattern</w:t>
      </w:r>
      <w:r w:rsidRPr="00E148A0">
        <w:rPr>
          <w:bCs/>
        </w:rPr>
        <w:t>.</w:t>
      </w:r>
    </w:p>
    <w:p w14:paraId="30906370" w14:textId="06403BD4" w:rsidR="00CC4B2F" w:rsidRPr="00CB58A4" w:rsidRDefault="0082389A" w:rsidP="00CC4B2F">
      <w:pPr>
        <w:pStyle w:val="Compact"/>
        <w:numPr>
          <w:ilvl w:val="0"/>
          <w:numId w:val="3"/>
        </w:numPr>
      </w:pPr>
      <w:r w:rsidRPr="00E148A0">
        <w:rPr>
          <w:b/>
          <w:bCs/>
        </w:rPr>
        <w:t>Risk of under-recording of gamebirds</w:t>
      </w:r>
      <w:r w:rsidR="00E148A0" w:rsidRPr="00E148A0">
        <w:rPr>
          <w:b/>
          <w:bCs/>
        </w:rPr>
        <w:t>:</w:t>
      </w:r>
      <w:r w:rsidR="00CB58A4">
        <w:rPr>
          <w:bCs/>
        </w:rPr>
        <w:t xml:space="preserve"> surveyors</w:t>
      </w:r>
      <w:r w:rsidRPr="00E148A0">
        <w:rPr>
          <w:bCs/>
        </w:rPr>
        <w:t xml:space="preserve"> may not consider</w:t>
      </w:r>
      <w:r w:rsidR="00CB58A4">
        <w:rPr>
          <w:bCs/>
        </w:rPr>
        <w:t xml:space="preserve"> gamebirds</w:t>
      </w:r>
      <w:r w:rsidRPr="00E148A0">
        <w:rPr>
          <w:bCs/>
        </w:rPr>
        <w:t xml:space="preserve"> to be ‘real’</w:t>
      </w:r>
      <w:r w:rsidR="00CB58A4">
        <w:rPr>
          <w:bCs/>
        </w:rPr>
        <w:t xml:space="preserve"> or ‘wild’</w:t>
      </w:r>
      <w:r w:rsidRPr="00E148A0">
        <w:rPr>
          <w:bCs/>
        </w:rPr>
        <w:t xml:space="preserve"> birds</w:t>
      </w:r>
      <w:r w:rsidR="00CB58A4">
        <w:rPr>
          <w:bCs/>
        </w:rPr>
        <w:t xml:space="preserve"> (although they are meant to be recorded in the atlas survey)</w:t>
      </w:r>
      <w:r w:rsidRPr="00E148A0">
        <w:rPr>
          <w:bCs/>
        </w:rPr>
        <w:t xml:space="preserve">. </w:t>
      </w:r>
      <w:r w:rsidR="00CB58A4">
        <w:rPr>
          <w:bCs/>
        </w:rPr>
        <w:t>However this would most likely only</w:t>
      </w:r>
      <w:r w:rsidRPr="00E148A0">
        <w:rPr>
          <w:bCs/>
        </w:rPr>
        <w:t xml:space="preserve"> </w:t>
      </w:r>
      <w:r w:rsidR="00CB58A4">
        <w:rPr>
          <w:bCs/>
        </w:rPr>
        <w:t>add</w:t>
      </w:r>
      <w:r w:rsidRPr="00E148A0">
        <w:rPr>
          <w:bCs/>
        </w:rPr>
        <w:t xml:space="preserve"> noise </w:t>
      </w:r>
      <w:r w:rsidR="00CB58A4">
        <w:rPr>
          <w:bCs/>
        </w:rPr>
        <w:t>to the data and there is</w:t>
      </w:r>
      <w:r w:rsidRPr="00E148A0">
        <w:rPr>
          <w:bCs/>
        </w:rPr>
        <w:t xml:space="preserve"> no reason to think that </w:t>
      </w:r>
      <w:r w:rsidR="00CC4B2F" w:rsidRPr="00E148A0">
        <w:rPr>
          <w:bCs/>
        </w:rPr>
        <w:t>naïve recorders have</w:t>
      </w:r>
      <w:r w:rsidR="00CB58A4">
        <w:rPr>
          <w:bCs/>
        </w:rPr>
        <w:t xml:space="preserve"> spatially</w:t>
      </w:r>
      <w:r w:rsidR="00CC4B2F" w:rsidRPr="00E148A0">
        <w:rPr>
          <w:bCs/>
        </w:rPr>
        <w:t xml:space="preserve"> biased their data collection with respect to this study. </w:t>
      </w:r>
    </w:p>
    <w:p w14:paraId="08C4E76F" w14:textId="6D3F6337" w:rsidR="00CB58A4" w:rsidRPr="00E148A0" w:rsidRDefault="00CB58A4" w:rsidP="00CB58A4">
      <w:pPr>
        <w:pStyle w:val="Compact"/>
        <w:numPr>
          <w:ilvl w:val="0"/>
          <w:numId w:val="3"/>
        </w:numPr>
      </w:pPr>
      <w:r>
        <w:rPr>
          <w:b/>
          <w:bCs/>
        </w:rPr>
        <w:t>Surveys 10+ years ago:</w:t>
      </w:r>
      <w:r>
        <w:t xml:space="preserve"> The surveys for the BTO bird atlas were conducted between 2007 and 2011 and while the behavior of released pheasants is unlikely to </w:t>
      </w:r>
      <w:r>
        <w:lastRenderedPageBreak/>
        <w:t>have changed a lot since this period it is worth highlighting that this analysis represents movement of pheasants from more than 12 years ago.</w:t>
      </w:r>
    </w:p>
    <w:p w14:paraId="525F2730" w14:textId="794A8409" w:rsidR="00CC4B2F" w:rsidRPr="00CB58A4" w:rsidRDefault="00CC4B2F" w:rsidP="00CC4B2F">
      <w:pPr>
        <w:pStyle w:val="Compact"/>
        <w:numPr>
          <w:ilvl w:val="0"/>
          <w:numId w:val="3"/>
        </w:numPr>
      </w:pPr>
      <w:bookmarkStart w:id="19" w:name="_GoBack"/>
      <w:r w:rsidRPr="00E148A0">
        <w:rPr>
          <w:b/>
          <w:bCs/>
        </w:rPr>
        <w:t>Effects of naturalized breeding populations of pheasants</w:t>
      </w:r>
      <w:r w:rsidRPr="00E148A0">
        <w:rPr>
          <w:bCs/>
        </w:rPr>
        <w:t xml:space="preserve"> – </w:t>
      </w:r>
      <w:r w:rsidR="00CB58A4">
        <w:rPr>
          <w:bCs/>
        </w:rPr>
        <w:t xml:space="preserve">there is </w:t>
      </w:r>
      <w:r w:rsidR="00A24713">
        <w:rPr>
          <w:bCs/>
        </w:rPr>
        <w:t xml:space="preserve">likely to be very small ‘wild’ breeding population of pheasants in </w:t>
      </w:r>
      <w:r w:rsidRPr="00E148A0">
        <w:rPr>
          <w:bCs/>
        </w:rPr>
        <w:t xml:space="preserve">undisturbed and unshot (but </w:t>
      </w:r>
      <w:r w:rsidR="00A24713">
        <w:rPr>
          <w:bCs/>
        </w:rPr>
        <w:t>also unkeepered) PAs. These birds are known to have higher survival in than released birds and therefore may mask some potential patterns in the data.</w:t>
      </w:r>
    </w:p>
    <w:p w14:paraId="19FA61BD" w14:textId="7D1B7509" w:rsidR="00CB58A4" w:rsidRPr="00E148A0" w:rsidRDefault="00CB58A4" w:rsidP="00CB58A4">
      <w:pPr>
        <w:pStyle w:val="Compact"/>
        <w:numPr>
          <w:ilvl w:val="0"/>
          <w:numId w:val="3"/>
        </w:numPr>
      </w:pPr>
      <w:r w:rsidRPr="00A24713">
        <w:rPr>
          <w:b/>
          <w:bCs/>
        </w:rPr>
        <w:t>No data on release sites</w:t>
      </w:r>
      <w:r w:rsidR="00A24713">
        <w:rPr>
          <w:bCs/>
        </w:rPr>
        <w:t xml:space="preserve">: we did not include data on release sites but since we examined changes in relative abundance we would expect that tetrads containing release sites to have higher relative abundance in both seasons. </w:t>
      </w:r>
    </w:p>
    <w:p w14:paraId="30C1E852" w14:textId="4E3D4537" w:rsidR="00CB58A4" w:rsidRPr="00E148A0" w:rsidRDefault="00A24713" w:rsidP="00A24713">
      <w:pPr>
        <w:pStyle w:val="Compact"/>
        <w:numPr>
          <w:ilvl w:val="0"/>
          <w:numId w:val="3"/>
        </w:numPr>
      </w:pPr>
      <w:r>
        <w:rPr>
          <w:b/>
          <w:bCs/>
        </w:rPr>
        <w:t>Spatial a</w:t>
      </w:r>
      <w:r w:rsidR="00CB58A4">
        <w:rPr>
          <w:b/>
          <w:bCs/>
        </w:rPr>
        <w:t>utocorrelation:</w:t>
      </w:r>
      <w:r w:rsidR="00CB58A4">
        <w:t xml:space="preserve"> there was evidence of spatial autocorrelation in the residuals of the model. This violates one of the assumptions of the model, that the residuals are independent and identically distributed. This can bias parameter estimates and inflate type I error rates (falsely rejecting the null hypothesis of no effect)</w:t>
      </w:r>
      <w:bookmarkEnd w:id="19"/>
      <w:r w:rsidR="00CB58A4">
        <w:t xml:space="preserve"> (</w:t>
      </w:r>
      <w:hyperlink w:anchor="ref-f.dormann2007">
        <w:r w:rsidR="00CB58A4">
          <w:rPr>
            <w:rStyle w:val="Hyperlink"/>
          </w:rPr>
          <w:t>F. Dormann et al. 2007</w:t>
        </w:r>
      </w:hyperlink>
      <w:r w:rsidR="00CB58A4">
        <w:t>).</w:t>
      </w:r>
    </w:p>
    <w:p w14:paraId="12E976E1" w14:textId="77777777" w:rsidR="0026760F" w:rsidRDefault="0026760F" w:rsidP="0026760F">
      <w:pPr>
        <w:pStyle w:val="Compact"/>
        <w:ind w:left="720"/>
      </w:pPr>
    </w:p>
    <w:p w14:paraId="2182422C" w14:textId="77777777" w:rsidR="00AC1E9E" w:rsidRDefault="00F817BE">
      <w:pPr>
        <w:pStyle w:val="Heading2"/>
      </w:pPr>
      <w:r>
        <w:t>Bibliography</w:t>
      </w:r>
    </w:p>
    <w:p w14:paraId="1D3160D0" w14:textId="77777777" w:rsidR="00AC1E9E" w:rsidRDefault="00F817BE">
      <w:pPr>
        <w:pStyle w:val="Bibliography"/>
      </w:pPr>
      <w:bookmarkStart w:id="20" w:name="ref-balmer2013"/>
      <w:bookmarkStart w:id="21" w:name="refs"/>
      <w:r>
        <w:t xml:space="preserve">Balmer, Dawn, Simon Gillings, B. J. Caffrey, Robert L Swann, I. S. Downie, and R. J. Fuller. 2013. </w:t>
      </w:r>
      <w:r>
        <w:rPr>
          <w:i/>
          <w:iCs/>
        </w:rPr>
        <w:t>200711: The Breeding and Wintering Birds of Britain and Ireland. BTO Books, Thetford</w:t>
      </w:r>
      <w:r>
        <w:t>.</w:t>
      </w:r>
    </w:p>
    <w:p w14:paraId="0A5BC257" w14:textId="77777777" w:rsidR="00AC1E9E" w:rsidRDefault="00F817BE">
      <w:pPr>
        <w:pStyle w:val="Bibliography"/>
      </w:pPr>
      <w:bookmarkStart w:id="22" w:name="ref-glmmTMB"/>
      <w:bookmarkEnd w:id="20"/>
      <w:r>
        <w:t xml:space="preserve">Brooks, Mollie E., Kasper Kristensen, Koen J. van, Arni Magnusson, Casper W. Berg, Anders Nielsen, Hans J. Skaug, Martin Maechler, and Benjamin M. Bolker. 2017. “glmmTMB Balances Speed and Flexibility Among Packages for Zero-Inflated Generalized Linear Mixed Modeling” 9. </w:t>
      </w:r>
      <w:hyperlink r:id="rId11">
        <w:r>
          <w:rPr>
            <w:rStyle w:val="Hyperlink"/>
          </w:rPr>
          <w:t>https://doi.org/10.32614/RJ-2017-066</w:t>
        </w:r>
      </w:hyperlink>
      <w:r>
        <w:t>.</w:t>
      </w:r>
    </w:p>
    <w:p w14:paraId="7D3B2E9C" w14:textId="77777777" w:rsidR="00AC1E9E" w:rsidRDefault="00F817BE">
      <w:pPr>
        <w:pStyle w:val="Bibliography"/>
      </w:pPr>
      <w:bookmarkStart w:id="23" w:name="ref-burnside2017"/>
      <w:bookmarkEnd w:id="22"/>
      <w:r>
        <w:t>Burnside, Robert J., Nigel J. Collar, and Paul M. Dolman. 2017. “Comparative Migration Strategies of Wild and Captive-Bred Asian Houbara</w:t>
      </w:r>
      <w:r>
        <w:rPr>
          <w:i/>
          <w:iCs/>
        </w:rPr>
        <w:t>Chlamydotis Macqueenii</w:t>
      </w:r>
      <w:r>
        <w:t xml:space="preserve">.” </w:t>
      </w:r>
      <w:r>
        <w:rPr>
          <w:i/>
          <w:iCs/>
        </w:rPr>
        <w:t>Ibis</w:t>
      </w:r>
      <w:r>
        <w:t xml:space="preserve"> 159 (2): 374–89. </w:t>
      </w:r>
      <w:hyperlink r:id="rId12">
        <w:r>
          <w:rPr>
            <w:rStyle w:val="Hyperlink"/>
          </w:rPr>
          <w:t>https://doi.org/10.1111/ibi.12462</w:t>
        </w:r>
      </w:hyperlink>
      <w:r>
        <w:t>.</w:t>
      </w:r>
    </w:p>
    <w:p w14:paraId="627820EA" w14:textId="77777777" w:rsidR="00AC1E9E" w:rsidRDefault="00F817BE">
      <w:pPr>
        <w:pStyle w:val="Bibliography"/>
      </w:pPr>
      <w:bookmarkStart w:id="24" w:name="ref-f.dormann2007"/>
      <w:bookmarkEnd w:id="23"/>
      <w:r>
        <w:t xml:space="preserve">F. Dormann, Carsten, Jana M. McPherson, Miguel B. Araújo, Roger Bivand, Janine Bolliger, Gudrun Carl, Richard G. Davies, et al. 2007. “Methods to Account for Spatial Autocorrelation in the Analysis of Species Distributional Data: A Review.” </w:t>
      </w:r>
      <w:r>
        <w:rPr>
          <w:i/>
          <w:iCs/>
        </w:rPr>
        <w:t>Ecography</w:t>
      </w:r>
      <w:r>
        <w:t xml:space="preserve"> 30 (5): 609–28. </w:t>
      </w:r>
      <w:hyperlink r:id="rId13">
        <w:r>
          <w:rPr>
            <w:rStyle w:val="Hyperlink"/>
          </w:rPr>
          <w:t>https://doi.org/10.1111/j.2007.0906-7590.05171.x</w:t>
        </w:r>
      </w:hyperlink>
      <w:r>
        <w:t>.</w:t>
      </w:r>
    </w:p>
    <w:p w14:paraId="35938FCB" w14:textId="77777777" w:rsidR="00AC1E9E" w:rsidRDefault="00F817BE">
      <w:pPr>
        <w:pStyle w:val="Bibliography"/>
      </w:pPr>
      <w:bookmarkStart w:id="25" w:name="ref-greenwood1980"/>
      <w:bookmarkEnd w:id="24"/>
      <w:r>
        <w:t xml:space="preserve">Greenwood, Paul J. 1980. “Mating Systems, Philopatry and Dispersal in Birds and Mammals.” </w:t>
      </w:r>
      <w:r>
        <w:rPr>
          <w:i/>
          <w:iCs/>
        </w:rPr>
        <w:t>Animal Behaviour</w:t>
      </w:r>
      <w:r>
        <w:t xml:space="preserve"> 28 (4): 1140–62. </w:t>
      </w:r>
      <w:hyperlink r:id="rId14">
        <w:r>
          <w:rPr>
            <w:rStyle w:val="Hyperlink"/>
          </w:rPr>
          <w:t>https://doi.org/10.1016/s0003-3472(80)80103-5</w:t>
        </w:r>
      </w:hyperlink>
      <w:r>
        <w:t>.</w:t>
      </w:r>
    </w:p>
    <w:p w14:paraId="79002FF7" w14:textId="77777777" w:rsidR="00AC1E9E" w:rsidRDefault="00F817BE">
      <w:pPr>
        <w:pStyle w:val="Bibliography"/>
      </w:pPr>
      <w:bookmarkStart w:id="26" w:name="ref-hill1987"/>
      <w:bookmarkEnd w:id="25"/>
      <w:r>
        <w:t xml:space="preserve">Hill, D. A., and M. W. Ridley. 1987. “Sexual Segregation in Winter, Spring Dispersal and Habitat Use in the Pheasant ( </w:t>
      </w:r>
      <w:r>
        <w:rPr>
          <w:i/>
          <w:iCs/>
        </w:rPr>
        <w:t>Phasianus Colchicus</w:t>
      </w:r>
      <w:r>
        <w:t xml:space="preserve"> ).” </w:t>
      </w:r>
      <w:r>
        <w:rPr>
          <w:i/>
          <w:iCs/>
        </w:rPr>
        <w:t>Journal of Zoology</w:t>
      </w:r>
      <w:r>
        <w:t xml:space="preserve"> 212 (4): 657–68. </w:t>
      </w:r>
      <w:hyperlink r:id="rId15">
        <w:r>
          <w:rPr>
            <w:rStyle w:val="Hyperlink"/>
          </w:rPr>
          <w:t>https://doi.org/10.1111/j.1469-7998.1987.tb05962.x</w:t>
        </w:r>
      </w:hyperlink>
      <w:r>
        <w:t>.</w:t>
      </w:r>
    </w:p>
    <w:p w14:paraId="173D130A" w14:textId="77777777" w:rsidR="00AC1E9E" w:rsidRDefault="00F817BE">
      <w:pPr>
        <w:pStyle w:val="Bibliography"/>
      </w:pPr>
      <w:bookmarkStart w:id="27" w:name="ref-kurz2017"/>
      <w:bookmarkEnd w:id="26"/>
      <w:r>
        <w:t xml:space="preserve">Kurz, Christoph F. 2017. “Tweedie Distributions for Fitting Semicontinuous Health Care Utilization Cost Data.” </w:t>
      </w:r>
      <w:r>
        <w:rPr>
          <w:i/>
          <w:iCs/>
        </w:rPr>
        <w:t>BMC Medical Research Methodology</w:t>
      </w:r>
      <w:r>
        <w:t xml:space="preserve"> 17 (1). </w:t>
      </w:r>
      <w:hyperlink r:id="rId16">
        <w:r>
          <w:rPr>
            <w:rStyle w:val="Hyperlink"/>
          </w:rPr>
          <w:t>https://doi.org/10.1186/s12874-017-0445-y</w:t>
        </w:r>
      </w:hyperlink>
      <w:r>
        <w:t>.</w:t>
      </w:r>
    </w:p>
    <w:p w14:paraId="1D10274C" w14:textId="77777777" w:rsidR="00AC1E9E" w:rsidRDefault="00F817BE">
      <w:pPr>
        <w:pStyle w:val="Bibliography"/>
      </w:pPr>
      <w:bookmarkStart w:id="28" w:name="ref-madden2018"/>
      <w:bookmarkEnd w:id="27"/>
      <w:r>
        <w:lastRenderedPageBreak/>
        <w:t xml:space="preserve">Madden, Joah R., Andrew Hall, and Mark A. Whiteside. 2018. “Why Do Many Pheasants Released in the UK Die, and How Can We Best Reduce Their Natural Mortality?” </w:t>
      </w:r>
      <w:r>
        <w:rPr>
          <w:i/>
          <w:iCs/>
        </w:rPr>
        <w:t>European Journal of Wildlife Research</w:t>
      </w:r>
      <w:r>
        <w:t xml:space="preserve"> 64 (4). </w:t>
      </w:r>
      <w:hyperlink r:id="rId17">
        <w:r>
          <w:rPr>
            <w:rStyle w:val="Hyperlink"/>
          </w:rPr>
          <w:t>https://doi.org/10.1007/s10344-018-1199-5</w:t>
        </w:r>
      </w:hyperlink>
      <w:r>
        <w:t>.</w:t>
      </w:r>
    </w:p>
    <w:p w14:paraId="0FC05F16" w14:textId="77777777" w:rsidR="00AC1E9E" w:rsidRDefault="00F817BE">
      <w:pPr>
        <w:pStyle w:val="Bibliography"/>
      </w:pPr>
      <w:bookmarkStart w:id="29" w:name="ref-morton2014"/>
      <w:bookmarkEnd w:id="28"/>
      <w:r>
        <w:t xml:space="preserve">Morton, R. D., C. S. Rowland, C. M. Wood, L. Meek, C. G. Marston, and G. M. Smith. 2014. “Land Cover Map 2007 (25m Raster, GB) V1.2.” NERC EDS Environmental Information Data Centre. </w:t>
      </w:r>
      <w:hyperlink r:id="rId18">
        <w:r>
          <w:rPr>
            <w:rStyle w:val="Hyperlink"/>
          </w:rPr>
          <w:t>https://doi.org/10.5285/A1F88807-4826-44BC-994D-A902DA5119C2</w:t>
        </w:r>
      </w:hyperlink>
      <w:r>
        <w:t>.</w:t>
      </w:r>
      <w:bookmarkEnd w:id="17"/>
      <w:bookmarkEnd w:id="18"/>
      <w:bookmarkEnd w:id="21"/>
      <w:bookmarkEnd w:id="29"/>
    </w:p>
    <w:sectPr w:rsidR="00AC1E9E">
      <w:pgSz w:w="12240" w:h="15840"/>
      <w:pgMar w:top="1440" w:right="1440" w:bottom="1440" w:left="1440" w:header="720" w:footer="720" w:gutter="0"/>
      <w:cols w:space="72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85F957E" w16cex:dateUtc="2023-07-17T09:25:00Z"/>
  <w16cex:commentExtensible w16cex:durableId="285F9A39" w16cex:dateUtc="2023-07-17T09:45:00Z"/>
  <w16cex:commentExtensible w16cex:durableId="285F9B32" w16cex:dateUtc="2023-07-17T09:49:00Z"/>
  <w16cex:commentExtensible w16cex:durableId="285F9B67" w16cex:dateUtc="2023-07-17T09:50:00Z"/>
  <w16cex:commentExtensible w16cex:durableId="285F9BEA" w16cex:dateUtc="2023-07-17T09:52:00Z"/>
  <w16cex:commentExtensible w16cex:durableId="285F9CBF" w16cex:dateUtc="2023-07-17T09:55:00Z"/>
  <w16cex:commentExtensible w16cex:durableId="285F9D44" w16cex:dateUtc="2023-07-17T09:58:00Z"/>
  <w16cex:commentExtensible w16cex:durableId="285FA1DC" w16cex:dateUtc="2023-07-17T10:17:00Z"/>
  <w16cex:commentExtensible w16cex:durableId="285F9EDE" w16cex:dateUtc="2023-07-17T10:05:00Z"/>
  <w16cex:commentExtensible w16cex:durableId="285FA0EE" w16cex:dateUtc="2023-07-17T10:13:00Z"/>
  <w16cex:commentExtensible w16cex:durableId="285FA1A4" w16cex:dateUtc="2023-07-17T10:16:00Z"/>
  <w16cex:commentExtensible w16cex:durableId="285FA465" w16cex:dateUtc="2023-07-17T10: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EAA3B76" w16cid:durableId="285F957E"/>
  <w16cid:commentId w16cid:paraId="2A2C7CEC" w16cid:durableId="285F9A39"/>
  <w16cid:commentId w16cid:paraId="70CEDF64" w16cid:durableId="285F9B32"/>
  <w16cid:commentId w16cid:paraId="76AFD352" w16cid:durableId="285F9B67"/>
  <w16cid:commentId w16cid:paraId="23482A9B" w16cid:durableId="285F9BEA"/>
  <w16cid:commentId w16cid:paraId="69B30C07" w16cid:durableId="285F9CBF"/>
  <w16cid:commentId w16cid:paraId="08D03164" w16cid:durableId="285F9D44"/>
  <w16cid:commentId w16cid:paraId="680B6FF6" w16cid:durableId="285FA1DC"/>
  <w16cid:commentId w16cid:paraId="0E11F11F" w16cid:durableId="285F9EDE"/>
  <w16cid:commentId w16cid:paraId="5F2EDB57" w16cid:durableId="285FA0EE"/>
  <w16cid:commentId w16cid:paraId="247CFBAF" w16cid:durableId="285FA1A4"/>
  <w16cid:commentId w16cid:paraId="71967973" w16cid:durableId="285FA465"/>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9FC41BA" w14:textId="77777777" w:rsidR="00CB194B" w:rsidRDefault="00CB194B">
      <w:pPr>
        <w:spacing w:after="0"/>
      </w:pPr>
      <w:r>
        <w:separator/>
      </w:r>
    </w:p>
  </w:endnote>
  <w:endnote w:type="continuationSeparator" w:id="0">
    <w:p w14:paraId="685275D4" w14:textId="77777777" w:rsidR="00CB194B" w:rsidRDefault="00CB194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6D3067A" w14:textId="77777777" w:rsidR="00CB194B" w:rsidRDefault="00CB194B">
      <w:r>
        <w:separator/>
      </w:r>
    </w:p>
  </w:footnote>
  <w:footnote w:type="continuationSeparator" w:id="0">
    <w:p w14:paraId="43A07CAE" w14:textId="77777777" w:rsidR="00CB194B" w:rsidRDefault="00CB194B">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A990"/>
    <w:multiLevelType w:val="multilevel"/>
    <w:tmpl w:val="0E30C86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C0F2B0E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0"/>
  </w:num>
  <w:num w:numId="2">
    <w:abstractNumId w:val="1"/>
  </w:num>
  <w:num w:numId="3">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Madden, Joah">
    <w15:presenceInfo w15:providerId="AD" w15:userId="S::J.R.Madden@exeter.ac.uk::996d65b9-bfdc-40ab-b2af-4214eb562de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
  <w:rsids>
    <w:rsidRoot w:val="00AC1E9E"/>
    <w:rsid w:val="00026ED0"/>
    <w:rsid w:val="00061918"/>
    <w:rsid w:val="00153E06"/>
    <w:rsid w:val="001F5213"/>
    <w:rsid w:val="0026760F"/>
    <w:rsid w:val="00470D60"/>
    <w:rsid w:val="004A521F"/>
    <w:rsid w:val="005A12BF"/>
    <w:rsid w:val="005A247B"/>
    <w:rsid w:val="006F55C3"/>
    <w:rsid w:val="007F7CDB"/>
    <w:rsid w:val="0082389A"/>
    <w:rsid w:val="00954D6F"/>
    <w:rsid w:val="009E384D"/>
    <w:rsid w:val="00A24713"/>
    <w:rsid w:val="00A27E81"/>
    <w:rsid w:val="00AC1E9E"/>
    <w:rsid w:val="00B90CBB"/>
    <w:rsid w:val="00CB194B"/>
    <w:rsid w:val="00CB58A4"/>
    <w:rsid w:val="00CC4B2F"/>
    <w:rsid w:val="00CD0DCE"/>
    <w:rsid w:val="00CF4DE5"/>
    <w:rsid w:val="00D44A53"/>
    <w:rsid w:val="00D92ED6"/>
    <w:rsid w:val="00E148A0"/>
    <w:rsid w:val="00F817BE"/>
    <w:rsid w:val="00FD3610"/>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1C602"/>
  <w15:docId w15:val="{A5CE72D1-E55C-413E-BB8C-3E23BD5A4F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color w:val="D73A49"/>
      <w:sz w:val="22"/>
    </w:rPr>
  </w:style>
  <w:style w:type="character" w:customStyle="1" w:styleId="DataTypeTok">
    <w:name w:val="DataTypeTok"/>
    <w:basedOn w:val="VerbatimChar"/>
    <w:rPr>
      <w:rFonts w:ascii="Consolas" w:hAnsi="Consolas"/>
      <w:color w:val="D73A49"/>
      <w:sz w:val="22"/>
    </w:rPr>
  </w:style>
  <w:style w:type="character" w:customStyle="1" w:styleId="DecValTok">
    <w:name w:val="DecValTok"/>
    <w:basedOn w:val="VerbatimChar"/>
    <w:rPr>
      <w:rFonts w:ascii="Consolas" w:hAnsi="Consolas"/>
      <w:color w:val="005CC5"/>
      <w:sz w:val="22"/>
    </w:rPr>
  </w:style>
  <w:style w:type="character" w:customStyle="1" w:styleId="BaseNTok">
    <w:name w:val="BaseNTok"/>
    <w:basedOn w:val="VerbatimChar"/>
    <w:rPr>
      <w:rFonts w:ascii="Consolas" w:hAnsi="Consolas"/>
      <w:color w:val="005CC5"/>
      <w:sz w:val="22"/>
    </w:rPr>
  </w:style>
  <w:style w:type="character" w:customStyle="1" w:styleId="FloatTok">
    <w:name w:val="FloatTok"/>
    <w:basedOn w:val="VerbatimChar"/>
    <w:rPr>
      <w:rFonts w:ascii="Consolas" w:hAnsi="Consolas"/>
      <w:color w:val="005CC5"/>
      <w:sz w:val="22"/>
    </w:rPr>
  </w:style>
  <w:style w:type="character" w:customStyle="1" w:styleId="ConstantTok">
    <w:name w:val="ConstantTok"/>
    <w:basedOn w:val="VerbatimChar"/>
    <w:rPr>
      <w:rFonts w:ascii="Consolas" w:hAnsi="Consolas"/>
      <w:color w:val="005CC5"/>
      <w:sz w:val="22"/>
    </w:rPr>
  </w:style>
  <w:style w:type="character" w:customStyle="1" w:styleId="CharTok">
    <w:name w:val="CharTok"/>
    <w:basedOn w:val="VerbatimChar"/>
    <w:rPr>
      <w:rFonts w:ascii="Consolas" w:hAnsi="Consolas"/>
      <w:color w:val="032F62"/>
      <w:sz w:val="22"/>
    </w:rPr>
  </w:style>
  <w:style w:type="character" w:customStyle="1" w:styleId="SpecialCharTok">
    <w:name w:val="SpecialCharTok"/>
    <w:basedOn w:val="VerbatimChar"/>
    <w:rPr>
      <w:rFonts w:ascii="Consolas" w:hAnsi="Consolas"/>
      <w:color w:val="005CC5"/>
      <w:sz w:val="22"/>
    </w:rPr>
  </w:style>
  <w:style w:type="character" w:customStyle="1" w:styleId="StringTok">
    <w:name w:val="StringTok"/>
    <w:basedOn w:val="VerbatimChar"/>
    <w:rPr>
      <w:rFonts w:ascii="Consolas" w:hAnsi="Consolas"/>
      <w:color w:val="032F62"/>
      <w:sz w:val="22"/>
    </w:rPr>
  </w:style>
  <w:style w:type="character" w:customStyle="1" w:styleId="VerbatimStringTok">
    <w:name w:val="VerbatimStringTok"/>
    <w:basedOn w:val="VerbatimChar"/>
    <w:rPr>
      <w:rFonts w:ascii="Consolas" w:hAnsi="Consolas"/>
      <w:color w:val="032F62"/>
      <w:sz w:val="22"/>
    </w:rPr>
  </w:style>
  <w:style w:type="character" w:customStyle="1" w:styleId="SpecialStringTok">
    <w:name w:val="SpecialStringTok"/>
    <w:basedOn w:val="VerbatimChar"/>
    <w:rPr>
      <w:rFonts w:ascii="Consolas" w:hAnsi="Consolas"/>
      <w:color w:val="032F62"/>
      <w:sz w:val="22"/>
    </w:rPr>
  </w:style>
  <w:style w:type="character" w:customStyle="1" w:styleId="ImportTok">
    <w:name w:val="ImportTok"/>
    <w:basedOn w:val="VerbatimChar"/>
    <w:rPr>
      <w:rFonts w:ascii="Consolas" w:hAnsi="Consolas"/>
      <w:color w:val="032F62"/>
      <w:sz w:val="22"/>
    </w:rPr>
  </w:style>
  <w:style w:type="character" w:customStyle="1" w:styleId="CommentTok">
    <w:name w:val="CommentTok"/>
    <w:basedOn w:val="VerbatimChar"/>
    <w:rPr>
      <w:rFonts w:ascii="Consolas" w:hAnsi="Consolas"/>
      <w:color w:val="6A737D"/>
      <w:sz w:val="22"/>
    </w:rPr>
  </w:style>
  <w:style w:type="character" w:customStyle="1" w:styleId="DocumentationTok">
    <w:name w:val="DocumentationTok"/>
    <w:basedOn w:val="VerbatimChar"/>
    <w:rPr>
      <w:rFonts w:ascii="Consolas" w:hAnsi="Consolas"/>
      <w:color w:val="6A737D"/>
      <w:sz w:val="22"/>
    </w:rPr>
  </w:style>
  <w:style w:type="character" w:customStyle="1" w:styleId="AnnotationTok">
    <w:name w:val="AnnotationTok"/>
    <w:basedOn w:val="VerbatimChar"/>
    <w:rPr>
      <w:rFonts w:ascii="Consolas" w:hAnsi="Consolas"/>
      <w:color w:val="6A737D"/>
      <w:sz w:val="22"/>
    </w:rPr>
  </w:style>
  <w:style w:type="character" w:customStyle="1" w:styleId="CommentVarTok">
    <w:name w:val="CommentVarTok"/>
    <w:basedOn w:val="VerbatimChar"/>
    <w:rPr>
      <w:rFonts w:ascii="Consolas" w:hAnsi="Consolas"/>
      <w:color w:val="6A737D"/>
      <w:sz w:val="22"/>
    </w:rPr>
  </w:style>
  <w:style w:type="character" w:customStyle="1" w:styleId="OtherTok">
    <w:name w:val="OtherTok"/>
    <w:basedOn w:val="VerbatimChar"/>
    <w:rPr>
      <w:rFonts w:ascii="Consolas" w:hAnsi="Consolas"/>
      <w:color w:val="6F42C1"/>
      <w:sz w:val="22"/>
    </w:rPr>
  </w:style>
  <w:style w:type="character" w:customStyle="1" w:styleId="FunctionTok">
    <w:name w:val="FunctionTok"/>
    <w:basedOn w:val="VerbatimChar"/>
    <w:rPr>
      <w:rFonts w:ascii="Consolas" w:hAnsi="Consolas"/>
      <w:color w:val="6F42C1"/>
      <w:sz w:val="22"/>
    </w:rPr>
  </w:style>
  <w:style w:type="character" w:customStyle="1" w:styleId="VariableTok">
    <w:name w:val="VariableTok"/>
    <w:basedOn w:val="VerbatimChar"/>
    <w:rPr>
      <w:rFonts w:ascii="Consolas" w:hAnsi="Consolas"/>
      <w:color w:val="E36209"/>
      <w:sz w:val="22"/>
    </w:rPr>
  </w:style>
  <w:style w:type="character" w:customStyle="1" w:styleId="ControlFlowTok">
    <w:name w:val="ControlFlowTok"/>
    <w:basedOn w:val="VerbatimChar"/>
    <w:rPr>
      <w:rFonts w:ascii="Consolas" w:hAnsi="Consolas"/>
      <w:color w:val="D73A49"/>
      <w:sz w:val="22"/>
    </w:rPr>
  </w:style>
  <w:style w:type="character" w:customStyle="1" w:styleId="OperatorTok">
    <w:name w:val="OperatorTok"/>
    <w:basedOn w:val="VerbatimChar"/>
    <w:rPr>
      <w:rFonts w:ascii="Consolas" w:hAnsi="Consolas"/>
      <w:color w:val="24292E"/>
      <w:sz w:val="22"/>
    </w:rPr>
  </w:style>
  <w:style w:type="character" w:customStyle="1" w:styleId="BuiltInTok">
    <w:name w:val="BuiltInTok"/>
    <w:basedOn w:val="VerbatimChar"/>
    <w:rPr>
      <w:rFonts w:ascii="Consolas" w:hAnsi="Consolas"/>
      <w:color w:val="D73A49"/>
      <w:sz w:val="22"/>
    </w:rPr>
  </w:style>
  <w:style w:type="character" w:customStyle="1" w:styleId="ExtensionTok">
    <w:name w:val="ExtensionTok"/>
    <w:basedOn w:val="VerbatimChar"/>
    <w:rPr>
      <w:rFonts w:ascii="Consolas" w:hAnsi="Consolas"/>
      <w:b/>
      <w:color w:val="D73A49"/>
      <w:sz w:val="22"/>
    </w:rPr>
  </w:style>
  <w:style w:type="character" w:customStyle="1" w:styleId="PreprocessorTok">
    <w:name w:val="PreprocessorTok"/>
    <w:basedOn w:val="VerbatimChar"/>
    <w:rPr>
      <w:rFonts w:ascii="Consolas" w:hAnsi="Consolas"/>
      <w:color w:val="D73A49"/>
      <w:sz w:val="22"/>
    </w:rPr>
  </w:style>
  <w:style w:type="character" w:customStyle="1" w:styleId="AttributeTok">
    <w:name w:val="AttributeTok"/>
    <w:basedOn w:val="VerbatimChar"/>
    <w:rPr>
      <w:rFonts w:ascii="Consolas" w:hAnsi="Consolas"/>
      <w:color w:val="D73A49"/>
      <w:sz w:val="22"/>
    </w:rPr>
  </w:style>
  <w:style w:type="character" w:customStyle="1" w:styleId="RegionMarkerTok">
    <w:name w:val="RegionMarkerTok"/>
    <w:basedOn w:val="VerbatimChar"/>
    <w:rPr>
      <w:rFonts w:ascii="Consolas" w:hAnsi="Consolas"/>
      <w:color w:val="6A737D"/>
      <w:sz w:val="22"/>
    </w:rPr>
  </w:style>
  <w:style w:type="character" w:customStyle="1" w:styleId="InformationTok">
    <w:name w:val="InformationTok"/>
    <w:basedOn w:val="VerbatimChar"/>
    <w:rPr>
      <w:rFonts w:ascii="Consolas" w:hAnsi="Consolas"/>
      <w:color w:val="6A737D"/>
      <w:sz w:val="22"/>
    </w:rPr>
  </w:style>
  <w:style w:type="character" w:customStyle="1" w:styleId="WarningTok">
    <w:name w:val="WarningTok"/>
    <w:basedOn w:val="VerbatimChar"/>
    <w:rPr>
      <w:rFonts w:ascii="Consolas" w:hAnsi="Consolas"/>
      <w:color w:val="FF5555"/>
      <w:sz w:val="22"/>
    </w:rPr>
  </w:style>
  <w:style w:type="character" w:customStyle="1" w:styleId="AlertTok">
    <w:name w:val="AlertTok"/>
    <w:basedOn w:val="VerbatimChar"/>
    <w:rPr>
      <w:rFonts w:ascii="Consolas" w:hAnsi="Consolas"/>
      <w:b/>
      <w:color w:val="FF5555"/>
      <w:sz w:val="22"/>
    </w:rPr>
  </w:style>
  <w:style w:type="character" w:customStyle="1" w:styleId="ErrorTok">
    <w:name w:val="ErrorTok"/>
    <w:basedOn w:val="VerbatimChar"/>
    <w:rPr>
      <w:rFonts w:ascii="Consolas" w:hAnsi="Consolas"/>
      <w:color w:val="FF5555"/>
      <w:sz w:val="22"/>
    </w:rPr>
  </w:style>
  <w:style w:type="character" w:customStyle="1" w:styleId="NormalTok">
    <w:name w:val="NormalTok"/>
    <w:basedOn w:val="VerbatimChar"/>
    <w:rPr>
      <w:rFonts w:ascii="Consolas" w:hAnsi="Consolas"/>
      <w:color w:val="24292E"/>
      <w:sz w:val="22"/>
    </w:rPr>
  </w:style>
  <w:style w:type="paragraph" w:styleId="Revision">
    <w:name w:val="Revision"/>
    <w:hidden/>
    <w:semiHidden/>
    <w:rsid w:val="001F5213"/>
    <w:pPr>
      <w:spacing w:after="0"/>
    </w:pPr>
  </w:style>
  <w:style w:type="character" w:styleId="CommentReference">
    <w:name w:val="annotation reference"/>
    <w:basedOn w:val="DefaultParagraphFont"/>
    <w:semiHidden/>
    <w:unhideWhenUsed/>
    <w:rsid w:val="001F5213"/>
    <w:rPr>
      <w:sz w:val="16"/>
      <w:szCs w:val="16"/>
    </w:rPr>
  </w:style>
  <w:style w:type="paragraph" w:styleId="CommentText">
    <w:name w:val="annotation text"/>
    <w:basedOn w:val="Normal"/>
    <w:link w:val="CommentTextChar"/>
    <w:unhideWhenUsed/>
    <w:rsid w:val="001F5213"/>
    <w:rPr>
      <w:sz w:val="20"/>
      <w:szCs w:val="20"/>
    </w:rPr>
  </w:style>
  <w:style w:type="character" w:customStyle="1" w:styleId="CommentTextChar">
    <w:name w:val="Comment Text Char"/>
    <w:basedOn w:val="DefaultParagraphFont"/>
    <w:link w:val="CommentText"/>
    <w:rsid w:val="001F5213"/>
    <w:rPr>
      <w:sz w:val="20"/>
      <w:szCs w:val="20"/>
    </w:rPr>
  </w:style>
  <w:style w:type="paragraph" w:styleId="CommentSubject">
    <w:name w:val="annotation subject"/>
    <w:basedOn w:val="CommentText"/>
    <w:next w:val="CommentText"/>
    <w:link w:val="CommentSubjectChar"/>
    <w:semiHidden/>
    <w:unhideWhenUsed/>
    <w:rsid w:val="001F5213"/>
    <w:rPr>
      <w:b/>
      <w:bCs/>
    </w:rPr>
  </w:style>
  <w:style w:type="character" w:customStyle="1" w:styleId="CommentSubjectChar">
    <w:name w:val="Comment Subject Char"/>
    <w:basedOn w:val="CommentTextChar"/>
    <w:link w:val="CommentSubject"/>
    <w:semiHidden/>
    <w:rsid w:val="001F5213"/>
    <w:rPr>
      <w:b/>
      <w:bCs/>
      <w:sz w:val="20"/>
      <w:szCs w:val="20"/>
    </w:rPr>
  </w:style>
  <w:style w:type="paragraph" w:styleId="BalloonText">
    <w:name w:val="Balloon Text"/>
    <w:basedOn w:val="Normal"/>
    <w:link w:val="BalloonTextChar"/>
    <w:semiHidden/>
    <w:unhideWhenUsed/>
    <w:rsid w:val="00470D60"/>
    <w:pPr>
      <w:spacing w:after="0"/>
    </w:pPr>
    <w:rPr>
      <w:rFonts w:ascii="Segoe UI" w:hAnsi="Segoe UI" w:cs="Segoe UI"/>
      <w:sz w:val="18"/>
      <w:szCs w:val="18"/>
    </w:rPr>
  </w:style>
  <w:style w:type="character" w:customStyle="1" w:styleId="BalloonTextChar">
    <w:name w:val="Balloon Text Char"/>
    <w:basedOn w:val="DefaultParagraphFont"/>
    <w:link w:val="BalloonText"/>
    <w:semiHidden/>
    <w:rsid w:val="00470D6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oi.org/10.1111/j.2007.0906-7590.05171.x" TargetMode="External"/><Relationship Id="rId18" Type="http://schemas.openxmlformats.org/officeDocument/2006/relationships/hyperlink" Target="https://doi.org/10.5285/A1F88807-4826-44BC-994D-A902DA5119C2"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https://doi.org/10.1111/ibi.12462" TargetMode="External"/><Relationship Id="rId17" Type="http://schemas.openxmlformats.org/officeDocument/2006/relationships/hyperlink" Target="https://doi.org/10.1007/s10344-018-1199-5" TargetMode="External"/><Relationship Id="rId2" Type="http://schemas.openxmlformats.org/officeDocument/2006/relationships/styles" Target="styles.xml"/><Relationship Id="rId16" Type="http://schemas.openxmlformats.org/officeDocument/2006/relationships/hyperlink" Target="https://doi.org/10.1186/s12874-017-0445-y" TargetMode="External"/><Relationship Id="rId20"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32614/RJ-2017-066" TargetMode="External"/><Relationship Id="rId5" Type="http://schemas.openxmlformats.org/officeDocument/2006/relationships/footnotes" Target="footnotes.xml"/><Relationship Id="rId15" Type="http://schemas.openxmlformats.org/officeDocument/2006/relationships/hyperlink" Target="https://doi.org/10.1111/j.1469-7998.1987.tb05962.x" TargetMode="External"/><Relationship Id="rId23" Type="http://schemas.microsoft.com/office/2016/09/relationships/commentsIds" Target="commentsIds.xm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oi.org/10.1016/s0003-3472(80)80103-5" TargetMode="External"/><Relationship Id="rId22"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1182</TotalTime>
  <Pages>1</Pages>
  <Words>3129</Words>
  <Characters>17837</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Shifts in the Relative Abundance of Pheasants Phasianus colchicus in Relation to Protected Areas</vt:lpstr>
    </vt:vector>
  </TitlesOfParts>
  <Company>University of Exeter</Company>
  <LinksUpToDate>false</LinksUpToDate>
  <CharactersWithSpaces>20925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Shifts in the Relative Abundance of Pheasants Phasianus colchicus in Relation to Protected Areas</dc:title>
  <dc:creator>Luke Ozsanlav-Harris &amp; Joah Madden</dc:creator>
  <cp:keywords/>
  <cp:lastModifiedBy>Ozsanlav-Harris, Luke</cp:lastModifiedBy>
  <cp:revision>5</cp:revision>
  <dcterms:created xsi:type="dcterms:W3CDTF">2023-07-17T10:40:00Z</dcterms:created>
  <dcterms:modified xsi:type="dcterms:W3CDTF">2023-07-18T11:57:00Z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
    <vt:lpwstr>Univeristy of Exeter</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uthor">
    <vt:lpwstr/>
  </property>
  <property fmtid="{D5CDD505-2E9C-101B-9397-08002B2CF9AE}" pid="7" name="date">
    <vt:lpwstr>2023-07-03</vt:lpwstr>
  </property>
  <property fmtid="{D5CDD505-2E9C-101B-9397-08002B2CF9AE}" pid="8" name="editor">
    <vt:lpwstr>visual</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link-citations">
    <vt:lpwstr>True</vt:lpwstr>
  </property>
  <property fmtid="{D5CDD505-2E9C-101B-9397-08002B2CF9AE}" pid="14" name="toc-title">
    <vt:lpwstr>Table of contents</vt:lpwstr>
  </property>
</Properties>
</file>